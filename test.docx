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8E7B7" w14:textId="7478E4F1" w:rsidR="00F22B42" w:rsidRPr="00203687" w:rsidRDefault="00F22B42" w:rsidP="00616534">
      <w:pPr>
        <w:rPr>
          <w:rFonts w:ascii="Amazon Ember Light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>An den Betriebsrat der</w:t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ab/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ab/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ab/>
      </w:r>
      <w:r w:rsidR="00616534" w:rsidRPr="00203687">
        <w:rPr>
          <w:rFonts w:ascii="Amazon Ember Light" w:hAnsi="Amazon Ember Light" w:cs="Amazon Ember Light"/>
          <w:sz w:val="20"/>
          <w:szCs w:val="20"/>
          <w:lang w:val="de-DE"/>
        </w:rPr>
        <w:t xml:space="preserve"> </w:t>
      </w:r>
      <w:sdt>
        <w:sdtPr>
          <w:rPr>
            <w:rFonts w:ascii="Amazon Ember Light" w:hAnsi="Amazon Ember Light" w:cs="Amazon Ember Light"/>
            <w:sz w:val="20"/>
            <w:szCs w:val="20"/>
            <w:lang w:val="de-DE"/>
          </w:rPr>
          <w:alias w:val="Site Code"/>
          <w:tag w:val="Site Code"/>
          <w:id w:val="-834525694"/>
          <w:placeholder>
            <w:docPart w:val="DefaultPlaceholder_-1854013440"/>
          </w:placeholder>
          <w:text/>
        </w:sdtPr>
        <w:sdtContent>
          <w:r w:rsidRPr="00203687">
            <w:rPr>
              <w:rFonts w:ascii="Amazon Ember Light" w:hAnsi="Amazon Ember Light" w:cs="Amazon Ember Light"/>
              <w:sz w:val="20"/>
              <w:szCs w:val="20"/>
              <w:lang w:val="de-DE"/>
            </w:rPr>
            <w:t>Amazon () GmbH</w:t>
          </w:r>
        </w:sdtContent>
      </w:sdt>
      <w:r w:rsidR="00616534" w:rsidRPr="00203687">
        <w:rPr>
          <w:rFonts w:ascii="Amazon Ember Light" w:hAnsi="Amazon Ember Light" w:cs="Amazon Ember Light"/>
          <w:sz w:val="20"/>
          <w:szCs w:val="20"/>
        </w:rPr>
        <w:fldChar w:fldCharType="begin"/>
      </w:r>
      <w:r w:rsidR="00616534" w:rsidRPr="00203687">
        <w:rPr>
          <w:rFonts w:ascii="Amazon Ember Light" w:hAnsi="Amazon Ember Light" w:cs="Amazon Ember Light"/>
          <w:sz w:val="20"/>
          <w:szCs w:val="20"/>
          <w:lang w:val="de-DE"/>
        </w:rPr>
        <w:instrText xml:space="preserve"> MERGEFIELD Site </w:instrText>
      </w:r>
      <w:r w:rsidR="00616534" w:rsidRPr="00203687">
        <w:rPr>
          <w:rFonts w:ascii="Amazon Ember Light" w:hAnsi="Amazon Ember Light" w:cs="Amazon Ember Light"/>
          <w:noProof/>
          <w:sz w:val="20"/>
          <w:szCs w:val="20"/>
        </w:rPr>
        <w:fldChar w:fldCharType="end"/>
      </w:r>
      <w:r w:rsidR="00616534" w:rsidRPr="00203687">
        <w:rPr>
          <w:rFonts w:ascii="Amazon Ember Light" w:hAnsi="Amazon Ember Light" w:cs="Amazon Ember Light"/>
          <w:sz w:val="20"/>
          <w:szCs w:val="20"/>
          <w:lang w:val="de-DE"/>
        </w:rPr>
        <w:t xml:space="preserve"> </w:t>
      </w:r>
    </w:p>
    <w:p w14:paraId="5C259D3E" w14:textId="2BADB9B1" w:rsidR="000B2637" w:rsidRPr="00203687" w:rsidRDefault="00F22B42" w:rsidP="00616534">
      <w:pPr>
        <w:rPr>
          <w:rFonts w:ascii="Amazon Ember Light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>i</w:t>
      </w:r>
      <w:r w:rsidR="000B2637" w:rsidRPr="00203687">
        <w:rPr>
          <w:rFonts w:ascii="Amazon Ember Light" w:hAnsi="Amazon Ember Light" w:cs="Amazon Ember Light"/>
          <w:sz w:val="20"/>
          <w:szCs w:val="20"/>
          <w:lang w:val="de-DE"/>
        </w:rPr>
        <w:t>n</w:t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ab/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ab/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ab/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ab/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ab/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ab/>
      </w:r>
      <w:sdt>
        <w:sdtPr>
          <w:rPr>
            <w:rFonts w:ascii="Amazon Ember Light" w:hAnsi="Amazon Ember Light" w:cs="Amazon Ember Light"/>
            <w:sz w:val="20"/>
            <w:szCs w:val="20"/>
            <w:lang w:val="de-DE"/>
          </w:rPr>
          <w:alias w:val="Site Code"/>
          <w:tag w:val="Site Code"/>
          <w:id w:val="1247456854"/>
          <w:placeholder>
            <w:docPart w:val="BD5FE753ECE84A4EBD9CBCC855F21336"/>
          </w:placeholder>
          <w:text/>
        </w:sdtPr>
        <w:sdtContent>
          <w:r w:rsidRPr="00203687">
            <w:rPr>
              <w:rFonts w:ascii="Amazon Ember Light" w:hAnsi="Amazon Ember Light" w:cs="Amazon Ember Light"/>
              <w:sz w:val="20"/>
              <w:szCs w:val="20"/>
              <w:lang w:val="de-DE"/>
            </w:rPr>
            <w:t>()</w:t>
          </w:r>
        </w:sdtContent>
      </w:sdt>
    </w:p>
    <w:p w14:paraId="2A0E3C0D" w14:textId="3C249360" w:rsidR="00616534" w:rsidRPr="00203687" w:rsidRDefault="00F22B42" w:rsidP="00616534">
      <w:pPr>
        <w:rPr>
          <w:rFonts w:ascii="Amazon Ember Light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 xml:space="preserve">zu Händen der/s Betriebsratsvorsitzenden. </w:t>
      </w:r>
      <w:r w:rsidR="00616534" w:rsidRPr="00203687">
        <w:rPr>
          <w:rFonts w:ascii="Amazon Ember Light" w:hAnsi="Amazon Ember Light" w:cs="Amazon Ember Light"/>
          <w:sz w:val="20"/>
          <w:szCs w:val="20"/>
        </w:rPr>
        <w:fldChar w:fldCharType="begin"/>
      </w:r>
      <w:r w:rsidR="00616534" w:rsidRPr="00203687">
        <w:rPr>
          <w:rFonts w:ascii="Amazon Ember Light" w:hAnsi="Amazon Ember Light" w:cs="Amazon Ember Light"/>
          <w:sz w:val="20"/>
          <w:szCs w:val="20"/>
          <w:lang w:val="de-DE"/>
        </w:rPr>
        <w:instrText xml:space="preserve"> MERGEFIELD Country </w:instrText>
      </w:r>
      <w:r w:rsidR="00616534" w:rsidRPr="00203687">
        <w:rPr>
          <w:rFonts w:ascii="Amazon Ember Light" w:hAnsi="Amazon Ember Light" w:cs="Amazon Ember Light"/>
          <w:noProof/>
          <w:sz w:val="20"/>
          <w:szCs w:val="20"/>
        </w:rPr>
        <w:fldChar w:fldCharType="end"/>
      </w:r>
    </w:p>
    <w:p w14:paraId="7F22811B" w14:textId="77777777" w:rsidR="00616534" w:rsidRPr="00203687" w:rsidRDefault="00616534" w:rsidP="00616534">
      <w:pPr>
        <w:rPr>
          <w:rFonts w:ascii="Amazon Ember Light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hAnsi="Amazon Ember Light" w:cs="Amazon Ember Light"/>
          <w:sz w:val="20"/>
          <w:szCs w:val="20"/>
        </w:rPr>
        <w:fldChar w:fldCharType="begin"/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instrText xml:space="preserve"> SKIPIF  = "No"  </w:instrText>
      </w:r>
      <w:r w:rsidRPr="00203687">
        <w:rPr>
          <w:rFonts w:ascii="Amazon Ember Light" w:hAnsi="Amazon Ember Light" w:cs="Amazon Ember Light"/>
          <w:noProof/>
          <w:sz w:val="20"/>
          <w:szCs w:val="20"/>
        </w:rPr>
        <w:fldChar w:fldCharType="end"/>
      </w:r>
    </w:p>
    <w:p w14:paraId="4A024224" w14:textId="28B595DE" w:rsidR="00F22B42" w:rsidRPr="00203687" w:rsidRDefault="00F22B42" w:rsidP="00F22B42">
      <w:pPr>
        <w:rPr>
          <w:rFonts w:ascii="Amazon Ember Light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>Liebe Mitglieder des Betriebsrates,</w:t>
      </w:r>
    </w:p>
    <w:p w14:paraId="01F92E3D" w14:textId="74DB8E8D" w:rsidR="000B2637" w:rsidRPr="00203687" w:rsidRDefault="00F22B42" w:rsidP="00F22B42">
      <w:pPr>
        <w:rPr>
          <w:rFonts w:ascii="Amazon Ember Light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>wir beabsichtigen, folgendes IT-System</w:t>
      </w:r>
      <w:r w:rsidR="00F72620" w:rsidRPr="00203687">
        <w:rPr>
          <w:rFonts w:ascii="Amazon Ember Light" w:hAnsi="Amazon Ember Light" w:cs="Amazon Ember Light"/>
          <w:sz w:val="20"/>
          <w:szCs w:val="20"/>
          <w:lang w:val="de-DE"/>
        </w:rPr>
        <w:t xml:space="preserve"> </w:t>
      </w: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>einzuführen</w:t>
      </w:r>
      <w:r w:rsidR="00F72620" w:rsidRPr="00203687">
        <w:rPr>
          <w:rFonts w:ascii="Amazon Ember Light" w:hAnsi="Amazon Ember Light" w:cs="Amazon Ember Light"/>
          <w:sz w:val="20"/>
          <w:szCs w:val="20"/>
          <w:lang w:val="de-DE"/>
        </w:rPr>
        <w:t>:</w:t>
      </w:r>
    </w:p>
    <w:p w14:paraId="4F6F86D1" w14:textId="4E1154C9" w:rsidR="00616534" w:rsidRPr="00203687" w:rsidRDefault="00F72620" w:rsidP="00F72620">
      <w:pPr>
        <w:pStyle w:val="Listenabsatz"/>
        <w:numPr>
          <w:ilvl w:val="0"/>
          <w:numId w:val="1"/>
        </w:numPr>
        <w:rPr>
          <w:rFonts w:ascii="Amazon Ember Light" w:hAnsi="Amazon Ember Light" w:cs="Amazon Ember Light"/>
          <w:b/>
          <w:sz w:val="20"/>
          <w:szCs w:val="20"/>
        </w:rPr>
      </w:pPr>
      <w:r w:rsidRPr="00203687">
        <w:rPr>
          <w:rFonts w:ascii="Amazon Ember Light" w:eastAsia="Amazon Ember Light" w:hAnsi="Amazon Ember Light" w:cs="Amazon Ember Light"/>
          <w:b/>
          <w:sz w:val="20"/>
          <w:szCs w:val="20"/>
          <w:lang w:bidi="de-DE"/>
        </w:rPr>
        <w:fldChar w:fldCharType="begin"/>
      </w:r>
      <w:r w:rsidRPr="00203687">
        <w:rPr>
          <w:rFonts w:ascii="Amazon Ember Light" w:eastAsia="Amazon Ember Light" w:hAnsi="Amazon Ember Light" w:cs="Amazon Ember Light"/>
          <w:b/>
          <w:sz w:val="20"/>
          <w:szCs w:val="20"/>
          <w:lang w:val="de-DE" w:bidi="de-DE"/>
        </w:rPr>
        <w:instrText xml:space="preserve"> SKIPIF  = "No"  </w:instrText>
      </w:r>
      <w:r w:rsidRPr="00203687">
        <w:rPr>
          <w:rFonts w:ascii="Amazon Ember Light" w:eastAsia="Amazon Ember Light" w:hAnsi="Amazon Ember Light" w:cs="Amazon Ember Light"/>
          <w:b/>
          <w:noProof/>
          <w:sz w:val="20"/>
          <w:szCs w:val="20"/>
          <w:lang w:bidi="de-DE"/>
        </w:rPr>
        <w:fldChar w:fldCharType="end"/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val="de-DE" w:bidi="de-DE"/>
        </w:rPr>
        <w:t xml:space="preserve">Employment Documents Management (EDM)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616534" w:rsidRPr="00203687" w14:paraId="0D87F3A1" w14:textId="77777777" w:rsidTr="00454D7B">
        <w:tc>
          <w:tcPr>
            <w:tcW w:w="2689" w:type="dxa"/>
          </w:tcPr>
          <w:p w14:paraId="0493E3A9" w14:textId="13DEAB5B" w:rsidR="00616534" w:rsidRPr="00203687" w:rsidRDefault="00F22B42" w:rsidP="00BE211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proofErr w:type="spellStart"/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t>Geplantes</w:t>
            </w:r>
            <w:proofErr w:type="spellEnd"/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t xml:space="preserve"> </w:t>
            </w:r>
            <w:proofErr w:type="spellStart"/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t>Einführungsdatum</w:t>
            </w:r>
            <w:proofErr w:type="spellEnd"/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t xml:space="preserve"> in Deutschland </w:t>
            </w:r>
            <w:r w:rsidR="00616534"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fldChar w:fldCharType="begin"/>
            </w:r>
            <w:r w:rsidR="00616534"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instrText xml:space="preserve"> MERGEFIELD Country </w:instrText>
            </w:r>
            <w:r w:rsidR="00616534" w:rsidRPr="00203687">
              <w:rPr>
                <w:rFonts w:ascii="Amazon Ember Light" w:hAnsi="Amazon Ember Light" w:cs="Amazon Ember Light"/>
                <w:b/>
                <w:noProof/>
                <w:sz w:val="20"/>
                <w:szCs w:val="20"/>
              </w:rPr>
              <w:fldChar w:fldCharType="end"/>
            </w:r>
          </w:p>
        </w:tc>
        <w:tc>
          <w:tcPr>
            <w:tcW w:w="6661" w:type="dxa"/>
          </w:tcPr>
          <w:p w14:paraId="3ABB2E18" w14:textId="75303E3D" w:rsidR="00F72620" w:rsidRPr="00203687" w:rsidRDefault="009D018C" w:rsidP="00F72620">
            <w:pPr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  <w:ins w:id="0" w:author="Kuehlhorn, Peggy" w:date="2024-03-21T16:37:00Z">
              <w:r>
                <w:rPr>
                  <w:rFonts w:ascii="Amazon Ember Light" w:eastAsia="Amazon Ember Light" w:hAnsi="Amazon Ember Light" w:cs="Amazon Ember Light"/>
                  <w:noProof/>
                  <w:sz w:val="20"/>
                  <w:szCs w:val="20"/>
                  <w:lang w:val="de-DE" w:bidi="de-DE"/>
                </w:rPr>
                <w:t>z</w:t>
              </w:r>
            </w:ins>
            <w:del w:id="1" w:author="Kuehlhorn, Peggy" w:date="2024-03-21T16:37:00Z">
              <w:r w:rsidR="00F72620" w:rsidRPr="00203687" w:rsidDel="009D018C">
                <w:rPr>
                  <w:rFonts w:ascii="Amazon Ember Light" w:eastAsia="Amazon Ember Light" w:hAnsi="Amazon Ember Light" w:cs="Amazon Ember Light"/>
                  <w:noProof/>
                  <w:sz w:val="20"/>
                  <w:szCs w:val="20"/>
                  <w:lang w:val="de-DE" w:bidi="de-DE"/>
                </w:rPr>
                <w:delText>Z</w:delText>
              </w:r>
            </w:del>
            <w:r w:rsidR="00F72620" w:rsidRPr="00203687">
              <w:rPr>
                <w:rFonts w:ascii="Amazon Ember Light" w:eastAsia="Amazon Ember Light" w:hAnsi="Amazon Ember Light" w:cs="Amazon Ember Light"/>
                <w:noProof/>
                <w:sz w:val="20"/>
                <w:szCs w:val="20"/>
                <w:lang w:val="de-DE" w:bidi="de-DE"/>
              </w:rPr>
              <w:t>um nächstmöglichen Zeitpunkt</w:t>
            </w:r>
            <w:del w:id="2" w:author="Kuehlhorn, Peggy" w:date="2024-03-21T16:37:00Z">
              <w:r w:rsidR="00F72620" w:rsidRPr="00203687" w:rsidDel="009D018C">
                <w:rPr>
                  <w:rFonts w:ascii="Amazon Ember Light" w:eastAsia="Amazon Ember Light" w:hAnsi="Amazon Ember Light" w:cs="Amazon Ember Light"/>
                  <w:noProof/>
                  <w:sz w:val="20"/>
                  <w:szCs w:val="20"/>
                  <w:lang w:val="de-DE" w:bidi="de-DE"/>
                </w:rPr>
                <w:delText>.</w:delText>
              </w:r>
            </w:del>
          </w:p>
          <w:p w14:paraId="42AD4DA1" w14:textId="34A12F4C" w:rsidR="000B2637" w:rsidRPr="00203687" w:rsidRDefault="000B2637" w:rsidP="00F22B42">
            <w:pPr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</w:p>
        </w:tc>
      </w:tr>
      <w:tr w:rsidR="00616534" w:rsidRPr="00203687" w14:paraId="5B5BDD0D" w14:textId="77777777" w:rsidTr="00454D7B">
        <w:tc>
          <w:tcPr>
            <w:tcW w:w="2689" w:type="dxa"/>
          </w:tcPr>
          <w:p w14:paraId="339A2EAC" w14:textId="1971AD33" w:rsidR="00616534" w:rsidRPr="00203687" w:rsidRDefault="00F22B42" w:rsidP="00BE211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proofErr w:type="spellStart"/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t>Verantwortliche</w:t>
            </w:r>
            <w:proofErr w:type="spellEnd"/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t xml:space="preserve"> </w:t>
            </w:r>
            <w:proofErr w:type="spellStart"/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t>Ansprechpartner</w:t>
            </w:r>
            <w:proofErr w:type="spellEnd"/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t xml:space="preserve"> (POC)</w:t>
            </w:r>
          </w:p>
        </w:tc>
        <w:tc>
          <w:tcPr>
            <w:tcW w:w="6661" w:type="dxa"/>
          </w:tcPr>
          <w:p w14:paraId="3CFD4564" w14:textId="4536C9E7" w:rsidR="00616534" w:rsidRPr="00203687" w:rsidRDefault="00F72620" w:rsidP="00BE2112">
            <w:pPr>
              <w:rPr>
                <w:rFonts w:ascii="Amazon Ember Light" w:hAnsi="Amazon Ember Light" w:cs="Amazon Ember Light"/>
                <w:sz w:val="20"/>
                <w:szCs w:val="20"/>
              </w:rPr>
            </w:pPr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@venmahal </w:t>
            </w:r>
            <w:r w:rsidR="00616534" w:rsidRPr="00203687">
              <w:rPr>
                <w:rFonts w:ascii="Amazon Ember Light" w:hAnsi="Amazon Ember Light" w:cs="Amazon Ember Light"/>
                <w:sz w:val="20"/>
                <w:szCs w:val="20"/>
              </w:rPr>
              <w:fldChar w:fldCharType="begin"/>
            </w:r>
            <w:r w:rsidR="00616534" w:rsidRPr="00203687">
              <w:rPr>
                <w:rFonts w:ascii="Amazon Ember Light" w:hAnsi="Amazon Ember Light" w:cs="Amazon Ember Light"/>
                <w:sz w:val="20"/>
                <w:szCs w:val="20"/>
              </w:rPr>
              <w:instrText xml:space="preserve"> MERGEFIELD System_name </w:instrText>
            </w:r>
            <w:r w:rsidR="00616534" w:rsidRPr="00203687">
              <w:rPr>
                <w:rFonts w:ascii="Amazon Ember Light" w:hAnsi="Amazon Ember Light" w:cs="Amazon Ember Light"/>
                <w:noProof/>
                <w:sz w:val="20"/>
                <w:szCs w:val="20"/>
              </w:rPr>
              <w:fldChar w:fldCharType="end"/>
            </w:r>
          </w:p>
        </w:tc>
      </w:tr>
      <w:tr w:rsidR="00F22B42" w:rsidRPr="00203687" w14:paraId="3F9DD700" w14:textId="77777777" w:rsidTr="00454D7B">
        <w:tc>
          <w:tcPr>
            <w:tcW w:w="2689" w:type="dxa"/>
          </w:tcPr>
          <w:p w14:paraId="347282BB" w14:textId="1642CC2B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proofErr w:type="spellStart"/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t>Einführungsbereich</w:t>
            </w:r>
            <w:proofErr w:type="spellEnd"/>
          </w:p>
        </w:tc>
        <w:tc>
          <w:tcPr>
            <w:tcW w:w="6661" w:type="dxa"/>
          </w:tcPr>
          <w:p w14:paraId="280E173A" w14:textId="6CAAFAE3" w:rsidR="00F22B42" w:rsidRPr="00203687" w:rsidRDefault="00F72620" w:rsidP="00F22B42">
            <w:pPr>
              <w:rPr>
                <w:rFonts w:ascii="Amazon Ember Light" w:hAnsi="Amazon Ember Light" w:cs="Amazon Ember Light"/>
                <w:sz w:val="20"/>
                <w:szCs w:val="20"/>
              </w:rPr>
            </w:pPr>
            <w:del w:id="3" w:author="Kuehlhorn, Peggy" w:date="2024-03-22T10:09:00Z">
              <w:r w:rsidRPr="00203687" w:rsidDel="00B45E35">
                <w:rPr>
                  <w:rFonts w:ascii="Amazon Ember Light" w:hAnsi="Amazon Ember Light" w:cs="Amazon Ember Light"/>
                  <w:sz w:val="20"/>
                  <w:szCs w:val="20"/>
                </w:rPr>
                <w:delText>Weltweit</w:delText>
              </w:r>
              <w:r w:rsidR="00F22B42" w:rsidRPr="00203687" w:rsidDel="00B45E35">
                <w:rPr>
                  <w:rFonts w:ascii="Amazon Ember Light" w:hAnsi="Amazon Ember Light" w:cs="Amazon Ember Light"/>
                  <w:sz w:val="20"/>
                  <w:szCs w:val="20"/>
                </w:rPr>
                <w:delText xml:space="preserve"> </w:delText>
              </w:r>
            </w:del>
            <w:proofErr w:type="spellStart"/>
            <w:ins w:id="4" w:author="Kuehlhorn, Peggy" w:date="2024-03-22T10:09:00Z">
              <w:r w:rsidR="00B45E35">
                <w:rPr>
                  <w:rFonts w:ascii="Amazon Ember Light" w:hAnsi="Amazon Ember Light" w:cs="Amazon Ember Light"/>
                  <w:sz w:val="20"/>
                  <w:szCs w:val="20"/>
                </w:rPr>
                <w:t>w</w:t>
              </w:r>
              <w:r w:rsidR="00B45E35" w:rsidRPr="00203687">
                <w:rPr>
                  <w:rFonts w:ascii="Amazon Ember Light" w:hAnsi="Amazon Ember Light" w:cs="Amazon Ember Light"/>
                  <w:sz w:val="20"/>
                  <w:szCs w:val="20"/>
                </w:rPr>
                <w:t>eltweit</w:t>
              </w:r>
              <w:proofErr w:type="spellEnd"/>
              <w:r w:rsidR="00B45E35" w:rsidRPr="00203687">
                <w:rPr>
                  <w:rFonts w:ascii="Amazon Ember Light" w:hAnsi="Amazon Ember Light" w:cs="Amazon Ember Light"/>
                  <w:sz w:val="20"/>
                  <w:szCs w:val="20"/>
                </w:rPr>
                <w:t xml:space="preserve"> </w:t>
              </w:r>
            </w:ins>
          </w:p>
        </w:tc>
      </w:tr>
      <w:tr w:rsidR="00F22B42" w:rsidRPr="007E0BDD" w14:paraId="4A9968CD" w14:textId="77777777" w:rsidTr="00454D7B">
        <w:tc>
          <w:tcPr>
            <w:tcW w:w="2689" w:type="dxa"/>
          </w:tcPr>
          <w:p w14:paraId="254DE70E" w14:textId="1FE6C3EB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proofErr w:type="spellStart"/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</w:rPr>
              <w:t>Auswirkungen</w:t>
            </w:r>
            <w:proofErr w:type="spellEnd"/>
          </w:p>
        </w:tc>
        <w:tc>
          <w:tcPr>
            <w:tcW w:w="6661" w:type="dxa"/>
          </w:tcPr>
          <w:p w14:paraId="4BAFDC8A" w14:textId="720A0B2D" w:rsidR="00915863" w:rsidRDefault="00915863" w:rsidP="00203687">
            <w:pPr>
              <w:jc w:val="both"/>
              <w:rPr>
                <w:ins w:id="5" w:author="Kuehlhorn, Peggy" w:date="2024-03-21T14:15:00Z"/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</w:pPr>
            <w:ins w:id="6" w:author="Kuehlhorn, Peggy" w:date="2024-03-21T14:1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EDM ist ein </w:t>
              </w:r>
            </w:ins>
            <w:ins w:id="7" w:author="Kuehlhorn, Peggy" w:date="2024-03-22T07:23:00Z">
              <w:r w:rsidR="0020589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System zur Verwaltung</w:t>
              </w:r>
            </w:ins>
            <w:ins w:id="8" w:author="Kuehlhorn, Peggy" w:date="2024-03-21T14:1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von </w:t>
              </w:r>
            </w:ins>
            <w:ins w:id="9" w:author="Kuehlhorn, Peggy" w:date="2024-03-22T07:23:00Z">
              <w:r w:rsidR="0040703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Beschäftigungsdokumenten</w:t>
              </w:r>
            </w:ins>
            <w:ins w:id="10" w:author="Kuehlhorn, Peggy" w:date="2024-03-21T16:46:00Z">
              <w:r w:rsidR="00AD5BC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. </w:t>
              </w:r>
            </w:ins>
            <w:ins w:id="11" w:author="Kuehlhorn, Peggy" w:date="2024-03-21T16:45:00Z">
              <w:r w:rsidR="00AD5BC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Mithilfe einer </w:t>
              </w:r>
            </w:ins>
            <w:ins w:id="12" w:author="Kuehlhorn, Peggy" w:date="2024-03-21T14:13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Vorlagenfunktion,</w:t>
              </w:r>
            </w:ins>
            <w:ins w:id="13" w:author="Kuehlhorn, Peggy" w:date="2024-03-21T14:1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erstell</w:t>
              </w:r>
            </w:ins>
            <w:ins w:id="14" w:author="Kuehlhorn, Peggy" w:date="2024-03-21T14:12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t</w:t>
              </w:r>
            </w:ins>
            <w:ins w:id="15" w:author="Kuehlhorn, Peggy" w:date="2024-03-21T16:45:00Z">
              <w:r w:rsidR="00AD5BC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, p</w:t>
              </w:r>
            </w:ins>
            <w:ins w:id="16" w:author="Kuehlhorn, Peggy" w:date="2024-03-21T16:47:00Z">
              <w:r w:rsidR="00AD5BC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ro</w:t>
              </w:r>
            </w:ins>
            <w:ins w:id="17" w:author="Kuehlhorn, Peggy" w:date="2024-03-21T16:45:00Z">
              <w:r w:rsidR="00AD5BC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zessiert </w:t>
              </w:r>
            </w:ins>
            <w:ins w:id="18" w:author="Kuehlhorn, Peggy" w:date="2024-03-21T14:1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und </w:t>
              </w:r>
            </w:ins>
            <w:ins w:id="19" w:author="Kuehlhorn, Peggy" w:date="2024-03-21T14:13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speichert</w:t>
              </w:r>
            </w:ins>
            <w:ins w:id="20" w:author="Kuehlhorn, Peggy" w:date="2024-03-21T16:45:00Z">
              <w:r w:rsidR="00AD5BC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es Dokumente</w:t>
              </w:r>
            </w:ins>
            <w:ins w:id="21" w:author="Kuehlhorn, Peggy" w:date="2024-03-21T14:1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.</w:t>
              </w:r>
            </w:ins>
            <w:ins w:id="22" w:author="Kuehlhorn, Peggy" w:date="2024-03-21T14:13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</w:t>
              </w:r>
              <w:commentRangeStart w:id="23"/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[Das System löst das aktuelle, externe System </w:t>
              </w:r>
              <w:proofErr w:type="spellStart"/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MyDocs</w:t>
              </w:r>
              <w:proofErr w:type="spellEnd"/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/</w:t>
              </w:r>
              <w:proofErr w:type="spellStart"/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Onbase</w:t>
              </w:r>
              <w:proofErr w:type="spellEnd"/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</w:t>
              </w:r>
            </w:ins>
            <w:ins w:id="24" w:author="Kuehlhorn, Peggy" w:date="2024-03-21T14:14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durch ein interne</w:t>
              </w:r>
            </w:ins>
            <w:ins w:id="25" w:author="Kuehlhorn, Peggy" w:date="2024-03-22T10:10:00Z">
              <w:r w:rsidR="00B45E35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s</w:t>
              </w:r>
            </w:ins>
            <w:ins w:id="26" w:author="Kuehlhorn, Peggy" w:date="2024-03-21T14:14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</w:t>
              </w:r>
            </w:ins>
            <w:ins w:id="27" w:author="Kuehlhorn, Peggy" w:date="2024-03-22T10:10:00Z">
              <w:r w:rsidR="00B45E35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System </w:t>
              </w:r>
            </w:ins>
            <w:ins w:id="28" w:author="Kuehlhorn, Peggy" w:date="2024-03-21T14:13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ab</w:t>
              </w:r>
            </w:ins>
            <w:ins w:id="29" w:author="Kuehlhorn, Peggy" w:date="2024-03-21T14:14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.</w:t>
              </w:r>
            </w:ins>
            <w:ins w:id="30" w:author="Kuehlhorn, Peggy" w:date="2024-03-21T14:13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]</w:t>
              </w:r>
            </w:ins>
            <w:commentRangeEnd w:id="23"/>
            <w:ins w:id="31" w:author="Kuehlhorn, Peggy" w:date="2024-03-21T14:14:00Z">
              <w:r>
                <w:rPr>
                  <w:rStyle w:val="Kommentarzeichen"/>
                </w:rPr>
                <w:commentReference w:id="23"/>
              </w:r>
            </w:ins>
            <w:ins w:id="32" w:author="Kuehlhorn, Peggy" w:date="2024-03-21T14:1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</w:t>
              </w:r>
            </w:ins>
          </w:p>
          <w:p w14:paraId="38A5C593" w14:textId="286A1956" w:rsidR="00F22B42" w:rsidRPr="00203687" w:rsidRDefault="00F72620" w:rsidP="00203687">
            <w:pPr>
              <w:jc w:val="both"/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EDM wird die Generierung und Erfassung von Beschäftigungsdokumenten weltweit automatisieren, indem Vorlagen </w:t>
            </w:r>
            <w:ins w:id="33" w:author="Kuehlhorn, Peggy" w:date="2024-03-21T16:48:00Z">
              <w:r w:rsidR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erstellt und 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verwendet werden, die</w:t>
            </w:r>
            <w:ins w:id="34" w:author="Kuehlhorn, Peggy" w:date="2024-03-21T16:49:00Z">
              <w:r w:rsidR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, </w:t>
              </w:r>
            </w:ins>
            <w:del w:id="35" w:author="Kuehlhorn, Peggy" w:date="2024-03-21T16:49:00Z">
              <w:r w:rsidRPr="00203687" w:rsidDel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</w:delText>
              </w:r>
            </w:del>
            <w:ins w:id="36" w:author="Kuehlhorn, Peggy" w:date="2024-03-21T16:48:00Z">
              <w:r w:rsidR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durch eine Verknüpfung zu</w:t>
              </w:r>
            </w:ins>
            <w:ins w:id="37" w:author="Kuehlhorn, Peggy" w:date="2024-03-21T16:49:00Z">
              <w:r w:rsidR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m</w:t>
              </w:r>
            </w:ins>
            <w:ins w:id="38" w:author="Kuehlhorn, Peggy" w:date="2024-03-21T16:48:00Z">
              <w:r w:rsidR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Personalverwaltungssystem</w:t>
              </w:r>
            </w:ins>
            <w:ins w:id="39" w:author="Kuehlhorn, Peggy" w:date="2024-03-21T16:49:00Z">
              <w:r w:rsidR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,</w:t>
              </w:r>
            </w:ins>
            <w:ins w:id="40" w:author="Kuehlhorn, Peggy" w:date="2024-03-21T16:48:00Z">
              <w:r w:rsidR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personenbez</w:t>
              </w:r>
            </w:ins>
            <w:ins w:id="41" w:author="Kuehlhorn, Peggy" w:date="2024-03-21T16:49:00Z">
              <w:r w:rsidR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ogene Datenfelder automatisch befüllt. </w:t>
              </w:r>
            </w:ins>
            <w:del w:id="42" w:author="Kuehlhorn, Peggy" w:date="2024-03-21T16:49:00Z">
              <w:r w:rsidRPr="00203687" w:rsidDel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das automatische Ausfüllen von personenbezogenen Datenfeldern aus Amazon Personalabteilung spezifischen Systemen ermöglichen. 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Dies wird die </w:t>
            </w:r>
            <w:del w:id="43" w:author="Kuehlhorn, Peggy" w:date="2024-03-21T16:50:00Z">
              <w:r w:rsidRPr="00203687" w:rsidDel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Durchschnittszeit</w:delText>
              </w:r>
            </w:del>
            <w:ins w:id="44" w:author="Kuehlhorn, Peggy" w:date="2024-03-22T10:11:00Z">
              <w:r w:rsidR="00CF5B23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Dauer</w:t>
              </w:r>
            </w:ins>
            <w:r w:rsidR="009E2BDB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,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die benötigt wird</w:t>
            </w:r>
            <w:r w:rsidR="009E2BDB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, um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Dokumente </w:t>
            </w:r>
            <w:del w:id="45" w:author="Kuehlhorn, Peggy" w:date="2024-03-22T07:24:00Z">
              <w:r w:rsidRPr="00203687" w:rsidDel="0040703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an </w:delText>
              </w:r>
            </w:del>
            <w:ins w:id="46" w:author="Kuehlhorn, Peggy" w:date="2024-03-22T07:24:00Z">
              <w:r w:rsidR="0040703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für</w:t>
              </w:r>
              <w:r w:rsidR="0040703D" w:rsidRPr="00203687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</w:t>
              </w:r>
            </w:ins>
            <w:proofErr w:type="spellStart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Mitarbeiter:innen</w:t>
            </w:r>
            <w:proofErr w:type="spellEnd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bereitzustellen</w:t>
            </w:r>
            <w:r w:rsidR="009E2BDB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,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erheblich </w:t>
            </w:r>
            <w:del w:id="47" w:author="Kuehlhorn, Peggy" w:date="2024-03-22T10:11:00Z">
              <w:r w:rsidRPr="00203687" w:rsidDel="00CF5B23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verbessern</w:delText>
              </w:r>
            </w:del>
            <w:ins w:id="48" w:author="Kuehlhorn, Peggy" w:date="2024-03-22T10:11:00Z">
              <w:r w:rsidR="00CF5B23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verkürzen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, und </w:t>
            </w:r>
            <w:del w:id="49" w:author="Kuehlhorn, Peggy" w:date="2024-03-21T16:50:00Z">
              <w:r w:rsidRPr="00203687" w:rsidDel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eine große</w:delText>
              </w:r>
            </w:del>
            <w:ins w:id="50" w:author="Kuehlhorn, Peggy" w:date="2024-03-21T16:50:00Z">
              <w:r w:rsidR="005D359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die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Anzahl manueller Aufgaben für Mitarbeiter:innen der Personalabteilung bei der Erstellung von Dokumenten </w:t>
            </w:r>
            <w:del w:id="51" w:author="Kuehlhorn, Peggy" w:date="2024-03-21T14:16:00Z">
              <w:r w:rsidRPr="00203687" w:rsidDel="00915863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beseitigen</w:delText>
              </w:r>
            </w:del>
            <w:ins w:id="52" w:author="Kuehlhorn, Peggy" w:date="2024-03-21T14:16:00Z">
              <w:r w:rsidR="00915863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reduzieren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. </w:t>
            </w:r>
            <w:r w:rsidR="00F22B42" w:rsidRPr="00203687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 </w:t>
            </w:r>
          </w:p>
        </w:tc>
      </w:tr>
    </w:tbl>
    <w:p w14:paraId="7A56567D" w14:textId="77777777" w:rsidR="00616534" w:rsidRPr="00203687" w:rsidRDefault="00616534" w:rsidP="00616534">
      <w:pPr>
        <w:rPr>
          <w:rFonts w:ascii="Amazon Ember Light" w:hAnsi="Amazon Ember Light" w:cs="Amazon Ember Light"/>
          <w:sz w:val="20"/>
          <w:szCs w:val="20"/>
          <w:lang w:val="de-DE"/>
        </w:rPr>
      </w:pPr>
    </w:p>
    <w:p w14:paraId="5D40E754" w14:textId="6F8673D7" w:rsidR="00616534" w:rsidRPr="00203687" w:rsidRDefault="00616534" w:rsidP="00612CFC">
      <w:pPr>
        <w:pStyle w:val="berschrift1"/>
        <w:rPr>
          <w:sz w:val="20"/>
          <w:szCs w:val="20"/>
          <w:lang w:val="de-DE"/>
        </w:rPr>
      </w:pPr>
      <w:r w:rsidRPr="00203687">
        <w:rPr>
          <w:sz w:val="20"/>
          <w:szCs w:val="20"/>
          <w:lang w:val="de-DE"/>
        </w:rPr>
        <w:t>Detail</w:t>
      </w:r>
      <w:r w:rsidR="005445BA" w:rsidRPr="00203687">
        <w:rPr>
          <w:sz w:val="20"/>
          <w:szCs w:val="20"/>
          <w:lang w:val="de-DE"/>
        </w:rPr>
        <w:t>lierte Information zum IT-System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661"/>
        <w:gridCol w:w="6689"/>
      </w:tblGrid>
      <w:tr w:rsidR="00F22B42" w:rsidRPr="00203687" w14:paraId="4D65BC15" w14:textId="77777777" w:rsidTr="00BE2112">
        <w:tc>
          <w:tcPr>
            <w:tcW w:w="2661" w:type="dxa"/>
          </w:tcPr>
          <w:p w14:paraId="1DF76D57" w14:textId="1E13D04C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 w:bidi="de-DE"/>
              </w:rPr>
              <w:t>B</w:t>
            </w:r>
            <w:r w:rsidR="005445BA"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 w:bidi="de-DE"/>
              </w:rPr>
              <w:t>etrieblicher Zweck</w:t>
            </w:r>
          </w:p>
        </w:tc>
        <w:tc>
          <w:tcPr>
            <w:tcW w:w="6689" w:type="dxa"/>
          </w:tcPr>
          <w:p w14:paraId="770A54D7" w14:textId="77F86382" w:rsidR="00F22B42" w:rsidRDefault="00F72620" w:rsidP="00FE32CE">
            <w:pPr>
              <w:jc w:val="both"/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</w:pPr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EDM wird </w:t>
            </w:r>
            <w:del w:id="53" w:author="Kuehlhorn, Peggy" w:date="2024-03-22T07:24:00Z">
              <w:r w:rsidRPr="00203687" w:rsidDel="0040703D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>die</w:delText>
              </w:r>
              <w:r w:rsidRPr="00203687" w:rsidDel="0040703D">
                <w:rPr>
                  <w:rFonts w:ascii="Amazon Ember Light" w:eastAsia="Amazon Ember Light" w:hAnsi="Amazon Ember Light" w:cs="Amazon Ember Light"/>
                  <w:b/>
                  <w:sz w:val="20"/>
                  <w:szCs w:val="20"/>
                  <w:lang w:val="de-DE" w:bidi="de-DE"/>
                </w:rPr>
                <w:delText xml:space="preserve"> </w:delText>
              </w:r>
              <w:r w:rsidRPr="00203687" w:rsidDel="0040703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 aktuelle</w:delText>
              </w:r>
            </w:del>
            <w:ins w:id="54" w:author="Kuehlhorn, Peggy" w:date="2024-03-22T07:24:00Z">
              <w:r w:rsidR="0040703D" w:rsidRPr="00203687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die</w:t>
              </w:r>
              <w:r w:rsidR="0040703D" w:rsidRPr="00203687">
                <w:rPr>
                  <w:rFonts w:ascii="Amazon Ember Light" w:eastAsia="Amazon Ember Light" w:hAnsi="Amazon Ember Light" w:cs="Amazon Ember Light"/>
                  <w:b/>
                  <w:sz w:val="20"/>
                  <w:szCs w:val="20"/>
                  <w:lang w:val="de-DE" w:bidi="de-DE"/>
                </w:rPr>
                <w:t xml:space="preserve"> </w:t>
              </w:r>
              <w:r w:rsidR="0040703D" w:rsidRPr="00203687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aktuelle</w:t>
              </w:r>
            </w:ins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Drittanbieter-</w:t>
            </w:r>
            <w:ins w:id="55" w:author="Kuehlhorn, Peggy" w:date="2024-03-22T07:27:00Z">
              <w:r w:rsidR="0040703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Plattform</w:t>
              </w:r>
            </w:ins>
            <w:ins w:id="56" w:author="Kuehlhorn, Peggy" w:date="2024-03-21T14:39:00Z">
              <w:r w:rsidR="00EE7896" w:rsidRPr="0040703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 zur</w:t>
              </w:r>
              <w:r w:rsidR="00EE7896" w:rsidRPr="00EE7896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57" w:author="Kuehlhorn, Peggy" w:date="2024-03-21T14:39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 xml:space="preserve"> </w:t>
              </w:r>
            </w:ins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Dokumentenverwaltung</w:t>
            </w:r>
            <w:del w:id="58" w:author="Kuehlhorn, Peggy" w:date="2024-03-21T14:39:00Z">
              <w:r w:rsidRPr="00203687" w:rsidDel="00EE7896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splattform</w:delText>
              </w:r>
            </w:del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 </w:t>
            </w:r>
            <w:proofErr w:type="spellStart"/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MyDocs</w:t>
            </w:r>
            <w:proofErr w:type="spellEnd"/>
            <w:ins w:id="59" w:author="Kuehlhorn, Peggy" w:date="2024-03-21T14:39:00Z">
              <w:r w:rsidR="00EE7896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/</w:t>
              </w:r>
              <w:proofErr w:type="spellStart"/>
              <w:r w:rsidR="00EE7896" w:rsidRPr="0040703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Onbase</w:t>
              </w:r>
            </w:ins>
            <w:proofErr w:type="spellEnd"/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 </w:t>
            </w:r>
            <w:del w:id="60" w:author="Kuehlhorn, Peggy" w:date="2024-03-21T16:51:00Z">
              <w:r w:rsidRPr="00203687" w:rsidDel="005D359F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von Amazon </w:delText>
              </w:r>
              <w:r w:rsidRPr="00203687" w:rsidDel="005D359F">
                <w:rPr>
                  <w:rFonts w:ascii="Amazon Ember Light" w:eastAsia="Amazon Ember Light" w:hAnsi="Amazon Ember Light" w:cs="Amazon Ember Light"/>
                  <w:b/>
                  <w:sz w:val="20"/>
                  <w:szCs w:val="20"/>
                  <w:lang w:val="de-DE" w:bidi="de-DE"/>
                </w:rPr>
                <w:delText xml:space="preserve"> </w:delText>
              </w:r>
            </w:del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ersetzen</w:t>
            </w:r>
            <w:del w:id="61" w:author="Kuehlhorn, Peggy" w:date="2024-03-21T16:51:00Z">
              <w:r w:rsidRPr="00203687" w:rsidDel="005D359F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>,</w:delText>
              </w:r>
            </w:del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 </w:t>
            </w:r>
            <w:del w:id="62" w:author="Kuehlhorn, Peggy" w:date="2024-03-22T07:25:00Z">
              <w:r w:rsidRPr="00203687" w:rsidDel="0040703D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>und</w:delText>
              </w:r>
              <w:r w:rsidRPr="00203687" w:rsidDel="0040703D">
                <w:rPr>
                  <w:rFonts w:ascii="Amazon Ember Light" w:eastAsia="Amazon Ember Light" w:hAnsi="Amazon Ember Light" w:cs="Amazon Ember Light"/>
                  <w:b/>
                  <w:sz w:val="20"/>
                  <w:szCs w:val="20"/>
                  <w:lang w:val="de-DE" w:bidi="de-DE"/>
                </w:rPr>
                <w:delText xml:space="preserve"> </w:delText>
              </w:r>
              <w:r w:rsidRPr="00203687" w:rsidDel="0040703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 das</w:delText>
              </w:r>
            </w:del>
            <w:ins w:id="63" w:author="Kuehlhorn, Peggy" w:date="2024-03-22T07:25:00Z">
              <w:r w:rsidR="0040703D" w:rsidRPr="00203687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und</w:t>
              </w:r>
              <w:r w:rsidR="0040703D" w:rsidRPr="00203687">
                <w:rPr>
                  <w:rFonts w:ascii="Amazon Ember Light" w:eastAsia="Amazon Ember Light" w:hAnsi="Amazon Ember Light" w:cs="Amazon Ember Light"/>
                  <w:b/>
                  <w:sz w:val="20"/>
                  <w:szCs w:val="20"/>
                  <w:lang w:val="de-DE" w:bidi="de-DE"/>
                </w:rPr>
                <w:t xml:space="preserve"> </w:t>
              </w:r>
              <w:r w:rsidR="0040703D" w:rsidRPr="00203687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das</w:t>
              </w:r>
            </w:ins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</w:t>
            </w:r>
            <w:del w:id="64" w:author="Kuehlhorn, Peggy" w:date="2024-03-22T07:27:00Z">
              <w:r w:rsidRPr="00203687" w:rsidDel="0040703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Ausfüllen </w:delText>
              </w:r>
            </w:del>
            <w:ins w:id="65" w:author="Kuehlhorn, Peggy" w:date="2024-03-22T07:27:00Z">
              <w:r w:rsidR="0040703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Be</w:t>
              </w:r>
              <w:r w:rsidR="0040703D" w:rsidRPr="00203687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füllen </w:t>
              </w:r>
            </w:ins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von person</w:t>
            </w:r>
            <w:del w:id="66" w:author="Kuehlhorn, Peggy" w:date="2024-03-21T14:49:00Z">
              <w:r w:rsidRPr="00203687" w:rsidDel="00FD32BE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s</w:delText>
              </w:r>
            </w:del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enbezogenen Daten in Dokumenten automatisieren</w:t>
            </w:r>
            <w:ins w:id="67" w:author="Kuehlhorn, Peggy" w:date="2024-03-21T16:51:00Z">
              <w:r w:rsidR="005D359F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.</w:t>
              </w:r>
              <w:r w:rsidR="005D359F" w:rsidRPr="0040703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 Es dient </w:t>
              </w:r>
            </w:ins>
            <w:ins w:id="68" w:author="Kuehlhorn, Peggy" w:date="2024-03-21T16:52:00Z">
              <w:r w:rsidR="005D359F" w:rsidRPr="0040703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der </w:t>
              </w:r>
            </w:ins>
            <w:ins w:id="69" w:author="Kuehlhorn, Peggy" w:date="2024-03-21T16:51:00Z">
              <w:r w:rsidR="005D359F" w:rsidRPr="0040703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Sicherstellung der </w:t>
              </w:r>
            </w:ins>
            <w:del w:id="70" w:author="Kuehlhorn, Peggy" w:date="2024-03-21T16:51:00Z">
              <w:r w:rsidRPr="00203687" w:rsidDel="005D359F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, </w:delText>
              </w:r>
              <w:r w:rsidRPr="00203687" w:rsidDel="005D359F">
                <w:rPr>
                  <w:rFonts w:ascii="Amazon Ember Light" w:eastAsia="Amazon Ember Light" w:hAnsi="Amazon Ember Light" w:cs="Amazon Ember Light"/>
                  <w:b/>
                  <w:sz w:val="20"/>
                  <w:szCs w:val="20"/>
                  <w:lang w:val="de-DE" w:bidi="de-DE"/>
                </w:rPr>
                <w:delText xml:space="preserve"> </w:delText>
              </w:r>
              <w:r w:rsidRPr="00203687" w:rsidDel="005D359F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 xml:space="preserve">um die </w:delText>
              </w:r>
            </w:del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Datengenauigkeit </w:t>
            </w:r>
            <w:del w:id="71" w:author="Kuehlhorn, Peggy" w:date="2024-03-21T16:51:00Z">
              <w:r w:rsidRPr="00203687" w:rsidDel="005D359F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 xml:space="preserve">sicherzustellen </w:delText>
              </w:r>
            </w:del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und </w:t>
            </w:r>
            <w:del w:id="72" w:author="Kuehlhorn, Peggy" w:date="2024-03-21T16:52:00Z">
              <w:r w:rsidRPr="00203687" w:rsidDel="005D359F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 xml:space="preserve">die </w:delText>
              </w:r>
            </w:del>
            <w:ins w:id="73" w:author="Kuehlhorn, Peggy" w:date="2024-03-21T16:52:00Z">
              <w:r w:rsidR="005D359F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der e</w:t>
              </w:r>
              <w:r w:rsidR="005D359F" w:rsidRPr="005D359F">
                <w:rPr>
                  <w:rFonts w:ascii="Amazon Ember Light" w:hAnsi="Amazon Ember Light" w:cs="Amazon Ember Light"/>
                  <w:sz w:val="20"/>
                  <w:szCs w:val="20"/>
                  <w:lang w:val="de-DE" w:bidi="de-DE"/>
                  <w:rPrChange w:id="74" w:author="Kuehlhorn, Peggy" w:date="2024-03-21T16:52:00Z">
                    <w:rPr>
                      <w:rFonts w:ascii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 xml:space="preserve">rleichterten </w:t>
              </w:r>
            </w:ins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Erstellung und Zustellung</w:t>
            </w:r>
            <w:del w:id="75" w:author="Kuehlhorn, Peggy" w:date="2024-03-21T16:52:00Z">
              <w:r w:rsidRPr="00203687" w:rsidDel="005D359F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>,</w:delText>
              </w:r>
            </w:del>
            <w:del w:id="76" w:author="Kuehlhorn, Peggy" w:date="2024-03-21T16:53:00Z">
              <w:r w:rsidRPr="00203687" w:rsidDel="005D359F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 xml:space="preserve"> der von Amazon-Mitarbeitern angeforderten</w:delText>
              </w:r>
            </w:del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 </w:t>
            </w:r>
            <w:ins w:id="77" w:author="Kuehlhorn, Peggy" w:date="2024-03-22T07:27:00Z">
              <w:r w:rsidR="0040703D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v</w:t>
              </w:r>
              <w:r w:rsidR="0040703D" w:rsidRPr="0040703D">
                <w:rPr>
                  <w:lang w:val="de-DE"/>
                  <w:rPrChange w:id="78" w:author="Kuehlhorn, Peggy" w:date="2024-03-22T07:27:00Z">
                    <w:rPr/>
                  </w:rPrChange>
                </w:rPr>
                <w:t xml:space="preserve">on </w:t>
              </w:r>
            </w:ins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Dokumente</w:t>
            </w:r>
            <w:ins w:id="79" w:author="Kuehlhorn, Peggy" w:date="2024-03-22T07:27:00Z">
              <w:r w:rsidR="0040703D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n</w:t>
              </w:r>
            </w:ins>
            <w:ins w:id="80" w:author="Kuehlhorn, Peggy" w:date="2024-03-22T10:11:00Z">
              <w:r w:rsidR="00CF5B23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 xml:space="preserve"> </w:t>
              </w:r>
            </w:ins>
            <w:del w:id="81" w:author="Kuehlhorn, Peggy" w:date="2024-03-21T16:53:00Z">
              <w:r w:rsidRPr="00203687" w:rsidDel="005D359F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>, zu erleichtern</w:delText>
              </w:r>
            </w:del>
            <w:ins w:id="82" w:author="Kuehlhorn, Peggy" w:date="2024-03-21T16:53:00Z">
              <w:r w:rsidR="005D359F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a</w:t>
              </w:r>
              <w:r w:rsidR="005D359F" w:rsidRPr="005D359F">
                <w:rPr>
                  <w:rFonts w:ascii="Amazon Ember Light" w:hAnsi="Amazon Ember Light" w:cs="Amazon Ember Light"/>
                  <w:sz w:val="20"/>
                  <w:szCs w:val="20"/>
                  <w:lang w:val="de-DE" w:bidi="de-DE"/>
                  <w:rPrChange w:id="83" w:author="Kuehlhorn, Peggy" w:date="2024-03-21T16:53:00Z">
                    <w:rPr>
                      <w:rFonts w:ascii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 xml:space="preserve">n </w:t>
              </w:r>
              <w:proofErr w:type="spellStart"/>
              <w:r w:rsidR="005D359F" w:rsidRPr="005D359F">
                <w:rPr>
                  <w:rFonts w:ascii="Amazon Ember Light" w:hAnsi="Amazon Ember Light" w:cs="Amazon Ember Light"/>
                  <w:sz w:val="20"/>
                  <w:szCs w:val="20"/>
                  <w:lang w:val="de-DE" w:bidi="de-DE"/>
                  <w:rPrChange w:id="84" w:author="Kuehlhorn, Peggy" w:date="2024-03-21T16:53:00Z">
                    <w:rPr>
                      <w:rFonts w:ascii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>Amazon</w:t>
              </w:r>
              <w:r w:rsidR="005D359F">
                <w:rPr>
                  <w:rFonts w:ascii="Amazon Ember Light" w:hAnsi="Amazon Ember Light" w:cs="Amazon Ember Light"/>
                  <w:sz w:val="20"/>
                  <w:szCs w:val="20"/>
                  <w:lang w:val="de-DE" w:bidi="de-DE"/>
                </w:rPr>
                <w:t>-Mitarbeiter:innen</w:t>
              </w:r>
              <w:proofErr w:type="spellEnd"/>
              <w:r w:rsidR="005D359F">
                <w:rPr>
                  <w:rFonts w:ascii="Amazon Ember Light" w:hAnsi="Amazon Ember Light" w:cs="Amazon Ember Light"/>
                  <w:sz w:val="20"/>
                  <w:szCs w:val="20"/>
                  <w:lang w:val="de-DE" w:bidi="de-DE"/>
                </w:rPr>
                <w:t xml:space="preserve"> und </w:t>
              </w:r>
              <w:proofErr w:type="spellStart"/>
              <w:r w:rsidR="005D359F">
                <w:rPr>
                  <w:rFonts w:ascii="Amazon Ember Light" w:hAnsi="Amazon Ember Light" w:cs="Amazon Ember Light"/>
                  <w:sz w:val="20"/>
                  <w:szCs w:val="20"/>
                  <w:lang w:val="de-DE" w:bidi="de-DE"/>
                </w:rPr>
                <w:t>Bewerber:innen</w:t>
              </w:r>
            </w:ins>
            <w:proofErr w:type="spellEnd"/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. Dadurch wird der manuelle Aufwand für die Erstellung von </w:t>
            </w:r>
            <w:ins w:id="85" w:author="Kuehlhorn, Peggy" w:date="2024-03-22T07:28:00Z">
              <w:r w:rsidR="0040703D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a</w:t>
              </w:r>
              <w:r w:rsidR="0040703D" w:rsidRPr="0040703D">
                <w:rPr>
                  <w:lang w:val="de-DE"/>
                  <w:rPrChange w:id="86" w:author="Kuehlhorn, Peggy" w:date="2024-03-22T07:28:00Z">
                    <w:rPr/>
                  </w:rPrChange>
                </w:rPr>
                <w:t>ktue</w:t>
              </w:r>
              <w:r w:rsidR="0040703D">
                <w:rPr>
                  <w:lang w:val="de-DE"/>
                </w:rPr>
                <w:t>l</w:t>
              </w:r>
              <w:r w:rsidR="0040703D" w:rsidRPr="0040703D">
                <w:rPr>
                  <w:lang w:val="de-DE"/>
                  <w:rPrChange w:id="87" w:author="Kuehlhorn, Peggy" w:date="2024-03-22T07:28:00Z">
                    <w:rPr/>
                  </w:rPrChange>
                </w:rPr>
                <w:t xml:space="preserve">l </w:t>
              </w:r>
            </w:ins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ca. 264</w:t>
            </w:r>
            <w:ins w:id="88" w:author="Kuehlhorn, Peggy" w:date="2024-03-21T14:50:00Z">
              <w:r w:rsidR="00FD32BE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.</w:t>
              </w:r>
            </w:ins>
            <w:del w:id="89" w:author="Kuehlhorn, Peggy" w:date="2024-03-21T14:50:00Z">
              <w:r w:rsidRPr="00203687" w:rsidDel="00FD32BE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 xml:space="preserve"> </w:delText>
              </w:r>
            </w:del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000 Dokumenten pro Jahr erheblich </w:t>
            </w:r>
            <w:del w:id="90" w:author="Kuehlhorn, Peggy" w:date="2024-03-22T10:12:00Z">
              <w:r w:rsidRPr="00203687" w:rsidDel="00CF5B23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>reduziert</w:delText>
              </w:r>
            </w:del>
            <w:ins w:id="91" w:author="Kuehlhorn, Peggy" w:date="2024-03-22T10:12:00Z">
              <w:r w:rsidR="00CF5B23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verringert</w:t>
              </w:r>
            </w:ins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. Gleichzeitig werden die Bearbeitungszeiten für diese Dokumente </w:t>
            </w:r>
            <w:del w:id="92" w:author="Kuehlhorn, Peggy" w:date="2024-03-21T14:50:00Z">
              <w:r w:rsidRPr="00203687" w:rsidDel="00FD32BE">
                <w:rPr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 xml:space="preserve">von Stunden auf ca. Minuten </w:delText>
              </w:r>
            </w:del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reduziert und die Dokumentenkonformität gemäß den geschäftlichen und gesetzlichen Anforderungen gewährleistet.</w:t>
            </w:r>
          </w:p>
          <w:p w14:paraId="382A64B1" w14:textId="60231098" w:rsidR="00F463EF" w:rsidRPr="00203687" w:rsidRDefault="00F463EF" w:rsidP="00FE32CE">
            <w:pPr>
              <w:jc w:val="both"/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  <w:del w:id="93" w:author="Kuehlhorn, Peggy" w:date="2024-03-21T14:51:00Z">
              <w:r w:rsidDel="00FD32BE">
                <w:rPr>
                  <w:rFonts w:ascii="Amazon Ember Light" w:hAnsi="Amazon Ember Light" w:cs="Amazon Ember Light"/>
                  <w:sz w:val="20"/>
                  <w:szCs w:val="20"/>
                  <w:lang w:val="de-DE"/>
                </w:rPr>
                <w:delText>EDM wird Onbase ersetzen.</w:delText>
              </w:r>
            </w:del>
          </w:p>
        </w:tc>
      </w:tr>
      <w:tr w:rsidR="00F22B42" w:rsidRPr="00454D7B" w14:paraId="28B63A9C" w14:textId="77777777" w:rsidTr="00BE2112">
        <w:tc>
          <w:tcPr>
            <w:tcW w:w="2661" w:type="dxa"/>
          </w:tcPr>
          <w:p w14:paraId="52ED4D0A" w14:textId="025835A0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 w:bidi="de-DE"/>
              </w:rPr>
              <w:lastRenderedPageBreak/>
              <w:t xml:space="preserve">Auswirkungen auf </w:t>
            </w:r>
            <w:r w:rsidRPr="00203687">
              <w:rPr>
                <w:rFonts w:ascii="Amazon Ember Light" w:hAnsi="Amazon Ember Light" w:cs="Amazon Ember Light"/>
                <w:b/>
                <w:spacing w:val="-2"/>
                <w:sz w:val="20"/>
                <w:szCs w:val="20"/>
                <w:lang w:val="de-DE" w:bidi="de-DE"/>
              </w:rPr>
              <w:t xml:space="preserve">Mitarbeiter:innen </w:t>
            </w:r>
          </w:p>
        </w:tc>
        <w:tc>
          <w:tcPr>
            <w:tcW w:w="6689" w:type="dxa"/>
          </w:tcPr>
          <w:p w14:paraId="1B2B66F9" w14:textId="353ADAE3" w:rsidR="00F72620" w:rsidRPr="00E77B06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commentRangeStart w:id="94"/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Das</w:t>
            </w:r>
            <w:commentRangeEnd w:id="94"/>
            <w:r w:rsidR="00FD32BE">
              <w:rPr>
                <w:rStyle w:val="Kommentarzeichen"/>
              </w:rPr>
              <w:commentReference w:id="94"/>
            </w:r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System wird </w:t>
            </w:r>
            <w:proofErr w:type="spellStart"/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Mitarbeiter:innen</w:t>
            </w:r>
            <w:proofErr w:type="spellEnd"/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zugute kommen, indem es Prozesse und Formulare</w:t>
            </w:r>
            <w:del w:id="95" w:author="Kuehlhorn, Peggy" w:date="2024-03-22T10:12:00Z">
              <w:r w:rsidRPr="00203687" w:rsidDel="00CF5B23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</w:delText>
              </w:r>
            </w:del>
            <w:ins w:id="96" w:author="Kuehlhorn, Peggy" w:date="2024-03-22T10:12:00Z">
              <w:r w:rsidR="00CF5B23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</w:t>
              </w:r>
            </w:ins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standardisiert, die Datenerfassung automatisiert und die Erstellung und Bereitstellung von Dokumenten erleichtert</w:t>
            </w:r>
            <w:del w:id="97" w:author="Kuehlhorn, Peggy" w:date="2024-03-22T07:29:00Z">
              <w:r w:rsidRPr="00203687" w:rsidDel="0040703D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, die von Amazon-Mitarbeiter:innen </w:delText>
              </w:r>
            </w:del>
            <w:del w:id="98" w:author="Kuehlhorn, Peggy" w:date="2024-03-21T14:52:00Z">
              <w:r w:rsidRPr="00203687" w:rsidDel="00FD32BE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laufend </w:delText>
              </w:r>
            </w:del>
            <w:commentRangeStart w:id="99"/>
            <w:del w:id="100" w:author="Kuehlhorn, Peggy" w:date="2024-03-22T07:29:00Z">
              <w:r w:rsidRPr="00203687" w:rsidDel="0040703D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angefordert</w:delText>
              </w:r>
              <w:commentRangeEnd w:id="99"/>
              <w:r w:rsidR="00FD32BE" w:rsidDel="0040703D">
                <w:rPr>
                  <w:rStyle w:val="Kommentarzeichen"/>
                </w:rPr>
                <w:commentReference w:id="99"/>
              </w:r>
              <w:r w:rsidRPr="00203687" w:rsidDel="0040703D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werden</w:delText>
              </w:r>
            </w:del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. </w:t>
            </w:r>
            <w:del w:id="101" w:author="Kuehlhorn, Peggy" w:date="2024-03-22T07:29:00Z">
              <w:r w:rsidRPr="00203687" w:rsidDel="0040703D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Dies </w:delText>
              </w:r>
            </w:del>
            <w:ins w:id="102" w:author="Kuehlhorn, Peggy" w:date="2024-03-22T07:29:00Z">
              <w:r w:rsidR="0040703D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E</w:t>
              </w:r>
              <w:r w:rsidR="0040703D" w:rsidRPr="0040703D">
                <w:rPr>
                  <w:color w:val="000000" w:themeColor="text1"/>
                  <w:lang w:val="de-DE"/>
                  <w:rPrChange w:id="103" w:author="Kuehlhorn, Peggy" w:date="2024-03-22T07:29:00Z">
                    <w:rPr>
                      <w:color w:val="000000" w:themeColor="text1"/>
                    </w:rPr>
                  </w:rPrChange>
                </w:rPr>
                <w:t>s</w:t>
              </w:r>
              <w:r w:rsidR="0040703D" w:rsidRPr="00203687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</w:t>
              </w:r>
            </w:ins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bietet </w:t>
            </w:r>
            <w:proofErr w:type="spellStart"/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Mitarbeiter:innen</w:t>
            </w:r>
            <w:proofErr w:type="spellEnd"/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eine vereinfachte Bedienung, eine höhere Genauigkeit von Informationen und eine schnellere Bereitstellung von Dokumenten. Die Automatisierung </w:t>
            </w:r>
            <w:del w:id="104" w:author="Kuehlhorn, Peggy" w:date="2024-03-22T07:29:00Z">
              <w:r w:rsidRPr="00203687" w:rsidDel="0040703D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würde </w:delText>
              </w:r>
            </w:del>
            <w:ins w:id="105" w:author="Kuehlhorn, Peggy" w:date="2024-03-22T07:29:00Z">
              <w:r w:rsidR="0040703D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w</w:t>
              </w:r>
              <w:r w:rsidR="0040703D" w:rsidRPr="0040703D">
                <w:rPr>
                  <w:color w:val="000000" w:themeColor="text1"/>
                  <w:lang w:val="de-DE"/>
                  <w:rPrChange w:id="106" w:author="Kuehlhorn, Peggy" w:date="2024-03-22T07:29:00Z">
                    <w:rPr>
                      <w:color w:val="000000" w:themeColor="text1"/>
                    </w:rPr>
                  </w:rPrChange>
                </w:rPr>
                <w:t>ir</w:t>
              </w:r>
              <w:r w:rsidR="0040703D">
                <w:rPr>
                  <w:color w:val="000000" w:themeColor="text1"/>
                  <w:lang w:val="de-DE"/>
                </w:rPr>
                <w:t>d</w:t>
              </w:r>
              <w:r w:rsidR="0040703D" w:rsidRPr="00203687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</w:t>
              </w:r>
            </w:ins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den manuellen Aufwand reduzieren</w:t>
            </w:r>
            <w:del w:id="107" w:author="Kuehlhorn, Peggy" w:date="2024-03-22T07:30:00Z">
              <w:r w:rsidRPr="00203687" w:rsidDel="0040703D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oder sogar in manchen Fällen komplett beseitigen,</w:delText>
              </w:r>
            </w:del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und gleichzeitig die Einhaltung der geschäftlichen und gesetzlichen Anforderungen sicherstellen.</w:t>
            </w:r>
          </w:p>
          <w:p w14:paraId="6B1A2962" w14:textId="77777777" w:rsidR="00F72620" w:rsidRPr="00203687" w:rsidRDefault="00F72620" w:rsidP="00FE32CE">
            <w:pPr>
              <w:jc w:val="both"/>
              <w:rPr>
                <w:rFonts w:ascii="Amazon Ember Light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</w:p>
          <w:p w14:paraId="65B28704" w14:textId="77777777" w:rsidR="00F72620" w:rsidRPr="00203687" w:rsidRDefault="00F72620" w:rsidP="00FE32CE">
            <w:pPr>
              <w:jc w:val="both"/>
              <w:rPr>
                <w:rFonts w:ascii="Amazon Ember Light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Dieses System wird nicht zur Überwachung des Verhaltens oder der Leistung von Mitarbeiter:innen verwendet.</w:t>
            </w:r>
          </w:p>
          <w:p w14:paraId="67C9184D" w14:textId="67BC102C" w:rsidR="00F22B42" w:rsidRPr="00203687" w:rsidRDefault="00F22B42" w:rsidP="00FE32CE">
            <w:pPr>
              <w:jc w:val="both"/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</w:p>
        </w:tc>
      </w:tr>
      <w:tr w:rsidR="00F22B42" w:rsidRPr="007E0BDD" w14:paraId="5F6B09FF" w14:textId="77777777" w:rsidTr="00BE2112">
        <w:tc>
          <w:tcPr>
            <w:tcW w:w="2661" w:type="dxa"/>
          </w:tcPr>
          <w:p w14:paraId="71F33714" w14:textId="421F4C84" w:rsidR="00F22B42" w:rsidRPr="00203687" w:rsidRDefault="00F22B42" w:rsidP="00F22B42">
            <w:pPr>
              <w:pStyle w:val="TableParagraph"/>
              <w:spacing w:line="275" w:lineRule="exact"/>
              <w:ind w:left="0"/>
              <w:rPr>
                <w:b/>
                <w:sz w:val="20"/>
                <w:szCs w:val="20"/>
              </w:rPr>
            </w:pPr>
            <w:r w:rsidRPr="00203687">
              <w:rPr>
                <w:b/>
                <w:spacing w:val="-2"/>
                <w:sz w:val="20"/>
                <w:szCs w:val="20"/>
                <w:lang w:bidi="de-DE"/>
              </w:rPr>
              <w:t xml:space="preserve">Funktionsbeschreibung des </w:t>
            </w:r>
            <w:r w:rsidRPr="00203687">
              <w:rPr>
                <w:b/>
                <w:spacing w:val="-4"/>
                <w:sz w:val="20"/>
                <w:szCs w:val="20"/>
                <w:lang w:bidi="de-DE"/>
              </w:rPr>
              <w:t xml:space="preserve">Systems </w:t>
            </w:r>
          </w:p>
        </w:tc>
        <w:tc>
          <w:tcPr>
            <w:tcW w:w="6689" w:type="dxa"/>
          </w:tcPr>
          <w:p w14:paraId="56900C5C" w14:textId="62329A78" w:rsidR="00F72620" w:rsidDel="001153DF" w:rsidRDefault="00F72620" w:rsidP="00FE32CE">
            <w:pPr>
              <w:jc w:val="both"/>
              <w:rPr>
                <w:del w:id="108" w:author="Kuehlhorn, Peggy" w:date="2024-03-22T07:37:00Z"/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</w:pPr>
            <w:commentRangeStart w:id="109"/>
            <w:del w:id="110" w:author="Kuehlhorn, Peggy" w:date="2024-03-22T07:37:00Z">
              <w:r w:rsidRPr="00203687" w:rsidDel="001153D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EDM</w:delText>
              </w:r>
            </w:del>
            <w:commentRangeEnd w:id="109"/>
            <w:r w:rsidR="001153DF">
              <w:rPr>
                <w:rStyle w:val="Kommentarzeichen"/>
              </w:rPr>
              <w:commentReference w:id="109"/>
            </w:r>
            <w:del w:id="111" w:author="Kuehlhorn, Peggy" w:date="2024-03-22T07:37:00Z">
              <w:r w:rsidRPr="00203687" w:rsidDel="001153D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</w:delText>
              </w:r>
            </w:del>
            <w:del w:id="112" w:author="Kuehlhorn, Peggy" w:date="2024-03-22T07:33:00Z">
              <w:r w:rsidRPr="00203687" w:rsidDel="0040703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erstellt </w:delText>
              </w:r>
            </w:del>
            <w:del w:id="113" w:author="Kuehlhorn, Peggy" w:date="2024-03-22T07:31:00Z">
              <w:r w:rsidRPr="00203687" w:rsidDel="0040703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Arbeitsdokumente </w:delText>
              </w:r>
            </w:del>
            <w:del w:id="114" w:author="Kuehlhorn, Peggy" w:date="2024-03-22T07:37:00Z">
              <w:r w:rsidRPr="00203687" w:rsidDel="001153D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auf der Grundlage der konfigurierten Dokumentvorlagen und des entsprechenden Ereignisses (z. B. Eintritt von Mitarbeitern in das Unternehmen, Versetzungen, Standortwechsel usw.)</w:delText>
              </w:r>
            </w:del>
            <w:del w:id="115" w:author="Kuehlhorn, Peggy" w:date="2024-03-22T07:33:00Z">
              <w:r w:rsidRPr="00203687" w:rsidDel="0040703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, das von </w:delText>
              </w:r>
            </w:del>
            <w:del w:id="116" w:author="Kuehlhorn, Peggy" w:date="2024-03-21T14:57:00Z">
              <w:r w:rsidRPr="00203687" w:rsidDel="00FD32BE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verbundenen </w:delText>
              </w:r>
            </w:del>
            <w:del w:id="117" w:author="Kuehlhorn, Peggy" w:date="2024-03-22T07:33:00Z">
              <w:r w:rsidRPr="00203687" w:rsidDel="0040703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Personalabteilung spezifische Amazon-Systemen ausgelöst wird. </w:delText>
              </w:r>
            </w:del>
          </w:p>
          <w:p w14:paraId="10E7F165" w14:textId="18F3B3CC" w:rsidR="00203687" w:rsidRDefault="00203687" w:rsidP="00FE32CE">
            <w:pPr>
              <w:jc w:val="both"/>
              <w:rPr>
                <w:ins w:id="118" w:author="Kuehlhorn, Peggy" w:date="2024-03-22T07:42:00Z"/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</w:p>
          <w:p w14:paraId="619DC774" w14:textId="38864703" w:rsidR="001153DF" w:rsidRPr="00203687" w:rsidRDefault="00CF5B23" w:rsidP="001153DF">
            <w:pPr>
              <w:spacing w:after="40"/>
              <w:jc w:val="both"/>
              <w:rPr>
                <w:ins w:id="119" w:author="Kuehlhorn, Peggy" w:date="2024-03-22T07:42:00Z"/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ins w:id="120" w:author="Kuehlhorn, Peggy" w:date="2024-03-22T10:15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lang w:val="de-DE"/>
                </w:rPr>
                <w:t>HR-Mitarbeiter:innen (</w:t>
              </w:r>
            </w:ins>
            <w:proofErr w:type="spellStart"/>
            <w:ins w:id="121" w:author="Kuehlhorn, Peggy" w:date="2024-03-22T10:13:00Z">
              <w:r w:rsidRPr="00CF5B23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lang w:val="de-DE"/>
                  <w:rPrChange w:id="122" w:author="Kuehlhorn, Peggy" w:date="2024-03-22T10:15:00Z">
                    <w:rPr>
                      <w:rFonts w:ascii="Amazon Ember Light" w:eastAsia="Times New Roman" w:hAnsi="Amazon Ember Light" w:cs="Amazon Ember Light"/>
                      <w:color w:val="000000" w:themeColor="text1"/>
                      <w:sz w:val="20"/>
                    </w:rPr>
                  </w:rPrChange>
                </w:rPr>
                <w:t>Mitarbeiter:innen</w:t>
              </w:r>
              <w:proofErr w:type="spellEnd"/>
              <w:r w:rsidRPr="00CF5B23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lang w:val="de-DE"/>
                  <w:rPrChange w:id="123" w:author="Kuehlhorn, Peggy" w:date="2024-03-22T10:15:00Z">
                    <w:rPr>
                      <w:rFonts w:ascii="Amazon Ember Light" w:eastAsia="Times New Roman" w:hAnsi="Amazon Ember Light" w:cs="Amazon Ember Light"/>
                      <w:color w:val="000000" w:themeColor="text1"/>
                      <w:sz w:val="20"/>
                    </w:rPr>
                  </w:rPrChange>
                </w:rPr>
                <w:t xml:space="preserve"> der Personalabteilung, Personalserviceabteilungen und Recruiting</w:t>
              </w:r>
            </w:ins>
            <w:ins w:id="124" w:author="Kuehlhorn, Peggy" w:date="2024-03-22T10:15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lang w:val="de-DE"/>
                </w:rPr>
                <w:t>)</w:t>
              </w:r>
            </w:ins>
            <w:ins w:id="125" w:author="Kuehlhorn, Peggy" w:date="2024-03-22T10:13:00Z">
              <w:r w:rsidRPr="00203687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</w:t>
              </w:r>
            </w:ins>
            <w:ins w:id="126" w:author="Kuehlhorn, Peggy" w:date="2024-03-22T07:42:00Z">
              <w:r w:rsidR="001153DF" w:rsidRPr="00203687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greifen über das EDM Admin-Portal per Single-</w:t>
              </w:r>
              <w:proofErr w:type="spellStart"/>
              <w:r w:rsidR="001153DF" w:rsidRPr="00203687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Sign</w:t>
              </w:r>
              <w:proofErr w:type="spellEnd"/>
              <w:r w:rsidR="001153DF" w:rsidRPr="00203687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-On-Authentifizierung auf die Dokumente zu. </w:t>
              </w:r>
            </w:ins>
          </w:p>
          <w:p w14:paraId="674DFCE7" w14:textId="77777777" w:rsidR="001153DF" w:rsidRPr="00203687" w:rsidRDefault="001153DF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</w:p>
          <w:p w14:paraId="6F36FF7C" w14:textId="31FFF895" w:rsidR="00F72620" w:rsidRPr="00203687" w:rsidRDefault="00FE32CE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commentRangeStart w:id="127"/>
            <w:proofErr w:type="spellStart"/>
            <w:r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HR-</w:t>
            </w:r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Administrator:innen</w:t>
            </w:r>
            <w:proofErr w:type="spellEnd"/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der Personalabteilung (HRA/HR Data Management/New </w:t>
            </w:r>
            <w:proofErr w:type="spellStart"/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Joiner</w:t>
            </w:r>
            <w:proofErr w:type="spellEnd"/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Support) </w:t>
            </w:r>
            <w:commentRangeEnd w:id="127"/>
            <w:r w:rsidR="00CF5B23">
              <w:rPr>
                <w:rStyle w:val="Kommentarzeichen"/>
              </w:rPr>
              <w:commentReference w:id="127"/>
            </w:r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erstellen </w:t>
            </w:r>
            <w:ins w:id="128" w:author="Kuehlhorn, Peggy" w:date="2024-03-22T07:37:00Z">
              <w:r w:rsidR="001153D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oder nutzen 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Vorlagen</w:t>
            </w:r>
            <w:ins w:id="129" w:author="Kuehlhorn, Peggy" w:date="2024-03-21T15:35:00Z">
              <w:r w:rsidR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, welche Datenfelder enthalten und die durch eine Ver</w:t>
              </w:r>
            </w:ins>
            <w:ins w:id="130" w:author="Kuehlhorn, Peggy" w:date="2024-03-21T15:39:00Z">
              <w:r w:rsidR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knüpfung</w:t>
              </w:r>
            </w:ins>
            <w:ins w:id="131" w:author="Kuehlhorn, Peggy" w:date="2024-03-21T15:35:00Z">
              <w:r w:rsidR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z</w:t>
              </w:r>
            </w:ins>
            <w:ins w:id="132" w:author="Kuehlhorn, Peggy" w:date="2024-03-21T15:36:00Z">
              <w:r w:rsidR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um Personalverwaltungssystem automatisch</w:t>
              </w:r>
            </w:ins>
            <w:ins w:id="133" w:author="Kuehlhorn, Peggy" w:date="2024-03-22T07:36:00Z">
              <w:r w:rsidR="001153D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mit persönlichen Daten</w:t>
              </w:r>
            </w:ins>
            <w:ins w:id="134" w:author="Kuehlhorn, Peggy" w:date="2024-03-21T15:36:00Z">
              <w:r w:rsidR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befüllt werden</w:t>
              </w:r>
            </w:ins>
            <w:ins w:id="135" w:author="Kuehlhorn, Peggy" w:date="2024-03-21T15:35:00Z">
              <w:r w:rsidR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. </w:t>
              </w:r>
            </w:ins>
            <w:ins w:id="136" w:author="Kuehlhorn, Peggy" w:date="2024-03-22T07:50:00Z">
              <w:r w:rsidR="008A4E50" w:rsidRPr="00203687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Die Auswahl der verfügbaren Vorlagen basiert auf den Berechtigungen und Rollen der </w:t>
              </w:r>
              <w:proofErr w:type="spellStart"/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Mitarbeiter:innen</w:t>
              </w:r>
              <w:proofErr w:type="spellEnd"/>
              <w:r w:rsidR="008A4E50" w:rsidRPr="00203687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der Personalabteilung.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</w:t>
            </w:r>
            <w:del w:id="137" w:author="Kuehlhorn, Peggy" w:date="2024-03-21T15:40:00Z">
              <w:r w:rsidR="00F72620" w:rsidRPr="00203687" w:rsidDel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mit persönlichen Datenfeldern, die mit Daten in den Personalabteilung spezifischen Systemen von Amazon verknüpft sind. Die Vorlagen</w:delText>
              </w:r>
            </w:del>
            <w:ins w:id="138" w:author="Kuehlhorn, Peggy" w:date="2024-03-21T15:40:00Z">
              <w:r w:rsidR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Die generierten Dokumente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werden </w:t>
            </w:r>
            <w:del w:id="139" w:author="Kuehlhorn, Peggy" w:date="2024-03-21T15:40:00Z">
              <w:r w:rsidR="00F72620" w:rsidRPr="00203687" w:rsidDel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dann 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von der Personalabteilung </w:t>
            </w:r>
            <w:del w:id="140" w:author="Kuehlhorn, Peggy" w:date="2024-03-21T15:43:00Z">
              <w:r w:rsidR="00F72620" w:rsidRPr="00203687" w:rsidDel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verwendet, um Dokumente zu generieren, die ein bestimmte:r </w:delText>
              </w:r>
            </w:del>
            <w:ins w:id="141" w:author="Kuehlhorn, Peggy" w:date="2024-03-21T15:43:00Z">
              <w:r w:rsidR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zur Ausgabe an 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Mitarbeiter</w:t>
            </w:r>
            <w:del w:id="142" w:author="Kuehlhorn, Peggy" w:date="2024-03-21T15:43:00Z">
              <w:r w:rsidR="00F72620" w:rsidRPr="00203687" w:rsidDel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:in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</w:t>
            </w:r>
            <w:bookmarkStart w:id="143" w:name="_GoBack"/>
            <w:bookmarkEnd w:id="143"/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oder Bewerber</w:t>
            </w:r>
            <w:del w:id="144" w:author="Kuehlhorn, Peggy" w:date="2024-03-21T15:43:00Z">
              <w:r w:rsidR="00F72620" w:rsidRPr="00203687" w:rsidDel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:in, um diese entsprechend zu verteilen</w:delText>
              </w:r>
            </w:del>
            <w:ins w:id="145" w:author="Kuehlhorn, Peggy" w:date="2024-03-21T15:43:00Z">
              <w:r w:rsidR="004E345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verwendet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. </w:t>
            </w:r>
          </w:p>
          <w:p w14:paraId="2BF41EA0" w14:textId="77777777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FF3633"/>
                <w:sz w:val="20"/>
                <w:szCs w:val="20"/>
                <w:lang w:val="de-DE"/>
              </w:rPr>
            </w:pPr>
          </w:p>
          <w:p w14:paraId="2D87F511" w14:textId="7E0FBED5" w:rsidR="008A4E50" w:rsidRDefault="00F72620" w:rsidP="00FE32CE">
            <w:pPr>
              <w:spacing w:after="40"/>
              <w:jc w:val="both"/>
              <w:rPr>
                <w:ins w:id="146" w:author="Kuehlhorn, Peggy" w:date="2024-03-22T07:47:00Z"/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</w:pPr>
            <w:del w:id="147" w:author="Kuehlhorn, Peggy" w:date="2024-03-22T07:43:00Z">
              <w:r w:rsidRPr="00203687" w:rsidDel="001153D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HR-Administrator:innen greifen über das EDM Admin-Portal per Single-Sign-On-Authentifizierung auf die Dokumente zu. </w:delText>
              </w:r>
              <w:r w:rsidR="00FE32CE" w:rsidDel="001153D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HR-</w:delText>
              </w:r>
              <w:r w:rsidRPr="00203687" w:rsidDel="001153D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Administrator:innen verwenden das EDM-Portal</w:delText>
              </w:r>
            </w:del>
            <w:del w:id="148" w:author="Kuehlhorn, Peggy" w:date="2024-03-22T07:44:00Z">
              <w:r w:rsidRPr="00203687" w:rsidDel="001153D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, um </w:delText>
              </w:r>
            </w:del>
            <w:ins w:id="149" w:author="Kuehlhorn, Peggy" w:date="2024-03-22T07:44:00Z">
              <w:r w:rsidR="001153DF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Weiterhin können in EDM </w:t>
              </w:r>
            </w:ins>
            <w:del w:id="150" w:author="Kuehlhorn, Peggy" w:date="2024-03-22T07:47:00Z"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Arbeitsdokumente </w:delText>
              </w:r>
            </w:del>
            <w:ins w:id="151" w:author="Kuehlhorn, Peggy" w:date="2024-03-22T07:47:00Z"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D</w:t>
              </w:r>
              <w:r w:rsidR="008A4E50" w:rsidRPr="00203687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okumente 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anhand der Kandidaten- oder Mitarbeiter-ID </w:t>
            </w:r>
            <w:del w:id="152" w:author="Kuehlhorn, Peggy" w:date="2024-03-22T07:44:00Z"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zu durchsuchen</w:delText>
              </w:r>
            </w:del>
            <w:ins w:id="153" w:author="Kuehlhorn, Peggy" w:date="2024-03-22T07:44:00Z"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gesucht werden</w:t>
              </w:r>
            </w:ins>
            <w:del w:id="154" w:author="Kuehlhorn, Peggy" w:date="2024-03-22T07:44:00Z"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und</w:delText>
              </w:r>
            </w:del>
            <w:ins w:id="155" w:author="Kuehlhorn, Peggy" w:date="2024-03-22T07:44:00Z"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, um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Aktionen wie das Überprüfen, Genehmigen</w:t>
            </w:r>
            <w:del w:id="156" w:author="Kuehlhorn, Peggy" w:date="2024-03-22T07:47:00Z"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,</w:delText>
              </w:r>
            </w:del>
            <w:ins w:id="157" w:author="Kuehlhorn, Peggy" w:date="2024-03-22T07:47:00Z"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und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Hochladen </w:t>
            </w:r>
            <w:del w:id="158" w:author="Kuehlhorn, Peggy" w:date="2024-03-22T07:47:00Z"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und Unterzeichnen 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von Dokumenten durchzuführen. </w:t>
            </w:r>
            <w:ins w:id="159" w:author="Kuehlhorn, Peggy" w:date="2024-03-22T07:47:00Z">
              <w:r w:rsidR="008A4E50" w:rsidRPr="00203687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Das System unterstützt auch den Massen-Upload von Dokumenten und wird auch eine Barcode-Scanfunktion unterstützen.</w:t>
              </w:r>
            </w:ins>
          </w:p>
          <w:p w14:paraId="1FCF1FA4" w14:textId="77777777" w:rsidR="008A4E50" w:rsidRDefault="008A4E50" w:rsidP="00FE32CE">
            <w:pPr>
              <w:spacing w:after="40"/>
              <w:jc w:val="both"/>
              <w:rPr>
                <w:ins w:id="160" w:author="Kuehlhorn, Peggy" w:date="2024-03-22T07:47:00Z"/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</w:pPr>
          </w:p>
          <w:p w14:paraId="4F47AD3A" w14:textId="4074AB24" w:rsidR="00F72620" w:rsidRPr="00203687" w:rsidRDefault="00F72620" w:rsidP="00FE32CE">
            <w:pPr>
              <w:spacing w:after="40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commentRangeStart w:id="161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Das</w:t>
            </w:r>
            <w:commentRangeEnd w:id="161"/>
            <w:r w:rsidR="004E345D">
              <w:rPr>
                <w:rStyle w:val="Kommentarzeichen"/>
              </w:rPr>
              <w:commentReference w:id="161"/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System </w:t>
            </w:r>
            <w:del w:id="162" w:author="Kuehlhorn, Peggy" w:date="2024-03-22T07:48:00Z"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verwendet </w:delText>
              </w:r>
            </w:del>
            <w:proofErr w:type="spellStart"/>
            <w:ins w:id="163" w:author="Kuehlhorn, Peggy" w:date="2024-03-22T07:48:00Z"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behinhaltet</w:t>
              </w:r>
              <w:proofErr w:type="spellEnd"/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eine Unterschriftenfunktion</w:t>
              </w:r>
            </w:ins>
            <w:ins w:id="164" w:author="Kuehlhorn, Peggy" w:date="2024-03-22T07:49:00Z"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, bei der es sich um 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die bereits verwendete Adobe-</w:t>
            </w:r>
            <w:proofErr w:type="spellStart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Signing</w:t>
            </w:r>
            <w:proofErr w:type="spellEnd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Solution</w:t>
            </w:r>
            <w:ins w:id="165" w:author="Kuehlhorn, Peggy" w:date="2024-03-22T07:49:00Z"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 handelt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.</w:t>
            </w:r>
          </w:p>
          <w:p w14:paraId="0BCD6064" w14:textId="77777777" w:rsidR="00F72620" w:rsidRPr="00203687" w:rsidRDefault="00F72620" w:rsidP="00FE32CE">
            <w:pPr>
              <w:spacing w:after="40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</w:p>
          <w:p w14:paraId="60F79965" w14:textId="0F2288F4" w:rsidR="00F72620" w:rsidRPr="00203687" w:rsidRDefault="00FE32CE" w:rsidP="00FE32CE">
            <w:pPr>
              <w:spacing w:after="40"/>
              <w:jc w:val="both"/>
              <w:rPr>
                <w:rStyle w:val="Fett"/>
                <w:rFonts w:ascii="Amazon Ember Light" w:hAnsi="Amazon Ember Light" w:cs="Amazon Ember Light"/>
                <w:b w:val="0"/>
                <w:color w:val="000000" w:themeColor="text1"/>
                <w:sz w:val="20"/>
                <w:szCs w:val="20"/>
                <w:lang w:val="de-DE"/>
              </w:rPr>
            </w:pPr>
            <w:del w:id="166" w:author="Kuehlhorn, Peggy" w:date="2024-03-22T07:50:00Z">
              <w:r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lastRenderedPageBreak/>
                <w:delText>HR-</w:delText>
              </w:r>
              <w:r w:rsidR="00F72620"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Administratoren:innen können auch Dokumentvorlagen erstellen</w:delText>
              </w:r>
            </w:del>
            <w:del w:id="167" w:author="Kuehlhorn, Peggy" w:date="2024-03-21T15:50:00Z">
              <w:r w:rsidR="00F72620" w:rsidRPr="00203687" w:rsidDel="00BE2112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/</w:delText>
              </w:r>
            </w:del>
            <w:del w:id="168" w:author="Kuehlhorn, Peggy" w:date="2024-03-22T07:50:00Z">
              <w:r w:rsidR="00F72620"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aktualisieren, die für die Generierung von Beschäftigungsdokumenten verwendet werden. Die Auswahl der verfügbaren Vorlagen basiert auf den Berechtigungen und Rollen der einzelnen </w:delText>
              </w:r>
              <w:r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HR-</w:delText>
              </w:r>
              <w:r w:rsidR="00F72620"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Administrator</w:delText>
              </w:r>
              <w:r w:rsidR="00E77B06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:inn</w:delText>
              </w:r>
              <w:r w:rsidR="00F72620"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en der Personalabteilung. </w:delText>
              </w:r>
            </w:del>
            <w:del w:id="169" w:author="Kuehlhorn, Peggy" w:date="2024-03-22T07:47:00Z">
              <w:r w:rsidR="00F72620"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Das System unterstützt auch den Massen-Upload von Dokumenten und wird auch eine Barcode-Scanfunktion unterstützen.</w:delText>
              </w:r>
            </w:del>
          </w:p>
          <w:p w14:paraId="15C492F5" w14:textId="17AC2DA0" w:rsidR="00F72620" w:rsidRPr="00203687" w:rsidRDefault="00F72620" w:rsidP="00FE32CE">
            <w:p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Um das System zu verwenden, navigieren </w:t>
            </w:r>
            <w:proofErr w:type="spellStart"/>
            <w:r w:rsidR="00FE32CE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HR-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Administrator</w:t>
            </w:r>
            <w:r w:rsidR="00E77B06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:inn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en</w:t>
            </w:r>
            <w:proofErr w:type="spellEnd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zum Admin Tab im EDM-Portal. Unter dem Tab „Vorlagenbearbeitung“ (engl.</w:t>
            </w:r>
            <w:r w:rsidR="00E77B06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„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Template Management</w:t>
            </w:r>
            <w:r w:rsidR="00E77B06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“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) können </w:t>
            </w:r>
            <w:del w:id="170" w:author="Kuehlhorn, Peggy" w:date="2024-03-22T07:52:00Z"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die </w:delText>
              </w:r>
              <w:r w:rsidR="00FE32CE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HR-</w:delText>
              </w:r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Administrator</w:delText>
              </w:r>
              <w:r w:rsidR="00E77B06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:inn</w:delText>
              </w:r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en 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Vorlagen </w:t>
            </w:r>
            <w:ins w:id="171" w:author="Kuehlhorn, Peggy" w:date="2024-03-22T07:52:00Z"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durch klicken auf die Schaltfläche </w:t>
              </w:r>
            </w:ins>
            <w:del w:id="172" w:author="Kuehlhorn, Peggy" w:date="2024-03-22T07:53:00Z"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erstellen, indem sie auf die Schaltfläche 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„Vorlage erstellen“ </w:t>
            </w:r>
            <w:del w:id="173" w:author="Kuehlhorn, Peggy" w:date="2024-03-22T07:53:00Z">
              <w:r w:rsidRPr="00203687" w:rsidDel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klicken</w:delText>
              </w:r>
            </w:del>
            <w:ins w:id="174" w:author="Kuehlhorn, Peggy" w:date="2024-03-22T07:53:00Z">
              <w:r w:rsidR="008A4E50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erstellt werden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.</w:t>
            </w:r>
          </w:p>
          <w:p w14:paraId="31467D9F" w14:textId="03CCC4CA" w:rsidR="00F72620" w:rsidRPr="00203687" w:rsidRDefault="00F72620" w:rsidP="00FE32CE">
            <w:p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Hier können </w:t>
            </w:r>
            <w:proofErr w:type="spellStart"/>
            <w:r w:rsidR="00FE32CE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HR-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Administrator</w:t>
            </w:r>
            <w:r w:rsidR="00FE32CE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:inn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en</w:t>
            </w:r>
            <w:proofErr w:type="spellEnd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nach der Bewerber-ID oder Mitarbeiter-ID suchen, um die Liste der Dokumente abzurufen, die diesen zugeordnet sind. </w:t>
            </w:r>
            <w:del w:id="175" w:author="Kuehlhorn, Peggy" w:date="2024-03-22T07:55:00Z">
              <w:r w:rsidR="00FE32CE" w:rsidDel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HR-</w:delText>
              </w:r>
              <w:r w:rsidRPr="00203687" w:rsidDel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Administrator</w:delText>
              </w:r>
              <w:r w:rsidR="00FE32CE" w:rsidDel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:inn</w:delText>
              </w:r>
              <w:r w:rsidRPr="00203687" w:rsidDel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en</w:delText>
              </w:r>
            </w:del>
            <w:ins w:id="176" w:author="Kuehlhorn, Peggy" w:date="2024-03-22T07:55:00Z">
              <w:r w:rsidR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Sie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können in der Liste auf den Dokumentnamen klicken, um auf den Dokumentinhalt zuzugreifen.</w:t>
            </w:r>
          </w:p>
          <w:p w14:paraId="784E1493" w14:textId="15F129ED" w:rsidR="00F72620" w:rsidRPr="00203687" w:rsidRDefault="00F72620" w:rsidP="00FE32CE">
            <w:p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Sobald </w:t>
            </w:r>
            <w:del w:id="177" w:author="Kuehlhorn, Peggy" w:date="2024-03-22T07:55:00Z">
              <w:r w:rsidRPr="00203687" w:rsidDel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der bzw. die </w:delText>
              </w:r>
              <w:r w:rsidR="00FE32CE" w:rsidDel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HR-</w:delText>
              </w:r>
              <w:r w:rsidRPr="00203687" w:rsidDel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Administrator:in 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ein Dokument ausgewählt </w:t>
            </w:r>
            <w:del w:id="178" w:author="Kuehlhorn, Peggy" w:date="2024-03-22T07:55:00Z">
              <w:r w:rsidRPr="00203687" w:rsidDel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hat</w:delText>
              </w:r>
            </w:del>
            <w:ins w:id="179" w:author="Kuehlhorn, Peggy" w:date="2024-03-22T07:55:00Z">
              <w:r w:rsidR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wurde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, kann er </w:t>
            </w:r>
            <w:r w:rsidR="00FE32CE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bzw. sie 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es mithilfe der verfügbaren Schaltflächen </w:t>
            </w:r>
            <w:commentRangeStart w:id="180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genehmigen oder ablehnen</w:t>
            </w:r>
            <w:commentRangeEnd w:id="180"/>
            <w:r w:rsidR="001C09C9">
              <w:rPr>
                <w:rStyle w:val="Kommentarzeichen"/>
              </w:rPr>
              <w:commentReference w:id="180"/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.</w:t>
            </w:r>
          </w:p>
          <w:p w14:paraId="6678471B" w14:textId="5776654C" w:rsidR="00F72620" w:rsidRPr="00203687" w:rsidRDefault="00F72620" w:rsidP="00FE32CE">
            <w:p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Zusammenfassend, ermöglicht das System es </w:t>
            </w:r>
            <w:proofErr w:type="spellStart"/>
            <w:r w:rsidR="00FE32CE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HR-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Administrator</w:t>
            </w:r>
            <w:r w:rsidR="00FE32CE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:inn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en</w:t>
            </w:r>
            <w:proofErr w:type="spellEnd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der Personalabteilung, Dokumente zu </w:t>
            </w:r>
            <w:ins w:id="181" w:author="Kuehlhorn, Peggy" w:date="2024-03-22T08:01:00Z">
              <w:r w:rsidR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erstellen, 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verwalten</w:t>
            </w:r>
            <w:del w:id="182" w:author="Kuehlhorn, Peggy" w:date="2024-03-22T08:01:00Z">
              <w:r w:rsidRPr="00203687" w:rsidDel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,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und </w:t>
            </w:r>
            <w:del w:id="183" w:author="Kuehlhorn, Peggy" w:date="2024-03-22T08:01:00Z">
              <w:r w:rsidRPr="00203687" w:rsidDel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diese </w:delText>
              </w:r>
            </w:del>
            <w:ins w:id="184" w:author="Kuehlhorn, Peggy" w:date="2024-03-22T08:01:00Z">
              <w:r w:rsidR="00A3481D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sie 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zu bearbeiten </w:t>
            </w:r>
            <w:r w:rsidR="00FE32CE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–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</w:t>
            </w:r>
            <w:proofErr w:type="spellStart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HR-Administrator</w:t>
            </w:r>
            <w:r w:rsidR="00FE32CE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:inn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en</w:t>
            </w:r>
            <w:proofErr w:type="spellEnd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können nach Dokumenten suchen und auf die Inhalte zugreifen:</w:t>
            </w:r>
          </w:p>
          <w:p w14:paraId="2F4CD2D1" w14:textId="40FB8C3E" w:rsidR="00F72620" w:rsidRPr="00203687" w:rsidRDefault="00B14451" w:rsidP="00FE32CE">
            <w:pPr>
              <w:numPr>
                <w:ilvl w:val="0"/>
                <w:numId w:val="2"/>
              </w:num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ins w:id="185" w:author="Kuehlhorn, Peggy" w:date="2024-03-22T08:05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Anzeige von Dokumenten basierend auf Berechtigungen</w:t>
              </w:r>
            </w:ins>
            <w:ins w:id="186" w:author="Kuehlhorn, Peggy" w:date="2024-03-22T08:06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.</w:t>
              </w:r>
            </w:ins>
            <w:del w:id="187" w:author="Kuehlhorn, Peggy" w:date="2024-03-22T08:05:00Z">
              <w:r w:rsidR="00F72620" w:rsidRPr="00203687" w:rsidDel="00B14451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Die Suchergebnisse werden gefiltert, um Dokumente anzuzeigen, die auf den Berechtigungen des Administrators basieren.</w:delText>
              </w:r>
            </w:del>
          </w:p>
          <w:p w14:paraId="31406701" w14:textId="7036DBD7" w:rsidR="00F72620" w:rsidRPr="00203687" w:rsidRDefault="001C09C9" w:rsidP="00FE32CE">
            <w:pPr>
              <w:numPr>
                <w:ilvl w:val="0"/>
                <w:numId w:val="2"/>
              </w:num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ins w:id="188" w:author="Kuehlhorn, Peggy" w:date="2024-03-21T15:58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Abrufen von 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Mitarbeiterdokumente</w:t>
            </w:r>
            <w:ins w:id="189" w:author="Kuehlhorn, Peggy" w:date="2024-03-21T15:58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n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aus dem EDM-Speicher</w:t>
            </w:r>
            <w:del w:id="190" w:author="Kuehlhorn, Peggy" w:date="2024-03-21T15:58:00Z">
              <w:r w:rsidR="00F72620"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abrufen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.</w:t>
            </w:r>
          </w:p>
          <w:p w14:paraId="0EBC6B5B" w14:textId="4E58D54B" w:rsidR="00F72620" w:rsidRPr="00203687" w:rsidRDefault="00B14451" w:rsidP="00FE32CE">
            <w:pPr>
              <w:numPr>
                <w:ilvl w:val="0"/>
                <w:numId w:val="2"/>
              </w:num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ins w:id="191" w:author="Kuehlhorn, Peggy" w:date="2024-03-22T08:06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Erstellen und Speichern von </w:t>
              </w:r>
            </w:ins>
            <w:del w:id="192" w:author="Kuehlhorn, Peggy" w:date="2024-03-22T08:06:00Z">
              <w:r w:rsidR="00F72620" w:rsidRPr="00203687" w:rsidDel="00B14451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Das 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Ergebnis</w:t>
            </w:r>
            <w:ins w:id="193" w:author="Kuehlhorn, Peggy" w:date="2024-03-22T08:06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sen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einer Suchanfrage mit intuitiven menügestützten Optionen</w:t>
            </w:r>
            <w:del w:id="194" w:author="Kuehlhorn, Peggy" w:date="2024-03-22T08:06:00Z">
              <w:r w:rsidR="00F72620" w:rsidRPr="00203687" w:rsidDel="00B14451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erstellen und speichern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.</w:t>
            </w:r>
          </w:p>
          <w:p w14:paraId="6D6F3B4D" w14:textId="63135891" w:rsidR="00F72620" w:rsidRPr="00203687" w:rsidRDefault="00B14451" w:rsidP="00FE32CE">
            <w:pPr>
              <w:numPr>
                <w:ilvl w:val="0"/>
                <w:numId w:val="2"/>
              </w:num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ins w:id="195" w:author="Kuehlhorn, Peggy" w:date="2024-03-22T08:06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Filterung und Sortierung von </w:t>
              </w:r>
            </w:ins>
            <w:del w:id="196" w:author="Kuehlhorn, Peggy" w:date="2024-03-22T08:06:00Z">
              <w:r w:rsidR="00F72620" w:rsidRPr="00203687" w:rsidDel="00B14451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Die Möglichkeit, 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Suchergebnisse</w:t>
            </w:r>
            <w:ins w:id="197" w:author="Kuehlhorn, Peggy" w:date="2024-03-22T08:06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n</w:t>
              </w:r>
            </w:ins>
            <w:del w:id="198" w:author="Kuehlhorn, Peggy" w:date="2024-03-22T08:06:00Z">
              <w:r w:rsidR="00F72620" w:rsidRPr="00203687" w:rsidDel="00B14451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zu sortieren und zu filtern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.</w:t>
            </w:r>
          </w:p>
          <w:p w14:paraId="5F42F07B" w14:textId="4568CE07" w:rsidR="00F72620" w:rsidRPr="00203687" w:rsidRDefault="00FE32CE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proofErr w:type="spellStart"/>
            <w:r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HR-</w:t>
            </w:r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Administrator:innen</w:t>
            </w:r>
            <w:proofErr w:type="spellEnd"/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können u.a. folgende Schritte ausführen um die Dokumente zu bearbeiten:</w:t>
            </w:r>
          </w:p>
          <w:p w14:paraId="26109419" w14:textId="43532BAF" w:rsidR="00F72620" w:rsidRPr="00203687" w:rsidRDefault="00F72620" w:rsidP="00FE32CE">
            <w:pPr>
              <w:numPr>
                <w:ilvl w:val="0"/>
                <w:numId w:val="3"/>
              </w:num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del w:id="199" w:author="Kuehlhorn, Peggy" w:date="2024-03-21T16:00:00Z">
              <w:r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Das 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Überprüfen und das </w:t>
            </w:r>
            <w:ins w:id="200" w:author="Kuehlhorn, Peggy" w:date="2024-03-21T15:58:00Z">
              <w:r w:rsidR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G</w:t>
              </w:r>
            </w:ins>
            <w:del w:id="201" w:author="Kuehlhorn, Peggy" w:date="2024-03-21T15:58:00Z">
              <w:r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g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enehmigen/</w:t>
            </w:r>
            <w:del w:id="202" w:author="Kuehlhorn, Peggy" w:date="2024-03-21T15:58:00Z">
              <w:r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a</w:delText>
              </w:r>
            </w:del>
            <w:ins w:id="203" w:author="Kuehlhorn, Peggy" w:date="2024-03-21T15:58:00Z">
              <w:r w:rsidR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A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blehnen von Mitarbeiterdokumente</w:t>
            </w:r>
            <w:ins w:id="204" w:author="Kuehlhorn, Peggy" w:date="2024-03-21T15:58:00Z">
              <w:r w:rsidR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n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wie z.B. Verträg</w:t>
            </w:r>
            <w:ins w:id="205" w:author="Kuehlhorn, Peggy" w:date="2024-03-21T16:00:00Z">
              <w:r w:rsidR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e, </w:t>
              </w:r>
            </w:ins>
            <w:del w:id="206" w:author="Kuehlhorn, Peggy" w:date="2024-03-21T16:00:00Z">
              <w:r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oder 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Jobangebote usw. </w:t>
            </w:r>
          </w:p>
          <w:p w14:paraId="650E4EC2" w14:textId="553D59B1" w:rsidR="00F72620" w:rsidRPr="00203687" w:rsidRDefault="001C09C9" w:rsidP="00FE32CE">
            <w:pPr>
              <w:numPr>
                <w:ilvl w:val="0"/>
                <w:numId w:val="3"/>
              </w:num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ins w:id="207" w:author="Kuehlhorn, Peggy" w:date="2024-03-21T16:0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Unterschreiben von Dokumenten </w:t>
              </w:r>
            </w:ins>
            <w:del w:id="208" w:author="Kuehlhorn, Peggy" w:date="2024-03-21T16:01:00Z">
              <w:r w:rsidR="00F72620"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I</w:delText>
              </w:r>
            </w:del>
            <w:del w:id="209" w:author="Kuehlhorn, Peggy" w:date="2024-03-22T08:07:00Z">
              <w:r w:rsidR="00F72620" w:rsidRPr="00203687" w:rsidDel="00B14451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m Namen der Firma</w:delText>
              </w:r>
            </w:del>
            <w:del w:id="210" w:author="Kuehlhorn, Peggy" w:date="2024-03-21T16:01:00Z">
              <w:r w:rsidR="00F72620"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die Dokumente unterschreiben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.</w:t>
            </w:r>
          </w:p>
          <w:p w14:paraId="70F053D9" w14:textId="0D2A8A69" w:rsidR="00F72620" w:rsidRPr="00203687" w:rsidRDefault="001C09C9" w:rsidP="00FE32CE">
            <w:pPr>
              <w:numPr>
                <w:ilvl w:val="0"/>
                <w:numId w:val="3"/>
              </w:num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ins w:id="211" w:author="Kuehlhorn, Peggy" w:date="2024-03-21T16:0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Generierung von 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Dokumente</w:t>
            </w:r>
            <w:ins w:id="212" w:author="Kuehlhorn, Peggy" w:date="2024-03-21T16:0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n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für </w:t>
            </w:r>
            <w:proofErr w:type="spellStart"/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Bewerber:innen</w:t>
            </w:r>
            <w:proofErr w:type="spellEnd"/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/</w:t>
            </w:r>
            <w:proofErr w:type="spellStart"/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Mitarbeiter:innen</w:t>
            </w:r>
            <w:proofErr w:type="spellEnd"/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mithilfe von Vorlagen</w:t>
            </w:r>
            <w:del w:id="213" w:author="Kuehlhorn, Peggy" w:date="2024-03-21T16:01:00Z">
              <w:r w:rsidR="00F72620"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generieren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.</w:t>
            </w:r>
          </w:p>
          <w:p w14:paraId="4ECD90D6" w14:textId="06FE8553" w:rsidR="00F72620" w:rsidRPr="00203687" w:rsidRDefault="001C09C9" w:rsidP="00FE32CE">
            <w:pPr>
              <w:numPr>
                <w:ilvl w:val="0"/>
                <w:numId w:val="3"/>
              </w:num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ins w:id="214" w:author="Kuehlhorn, Peggy" w:date="2024-03-21T16:0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Hochladen und Speichern von 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Mitarbeiterdokumente</w:t>
            </w:r>
            <w:ins w:id="215" w:author="Kuehlhorn, Peggy" w:date="2024-03-21T16:0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n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auf die EDM</w:t>
            </w:r>
            <w:ins w:id="216" w:author="Kuehlhorn, Peggy" w:date="2024-03-21T16:01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-</w:t>
              </w:r>
            </w:ins>
            <w:del w:id="217" w:author="Kuehlhorn, Peggy" w:date="2024-03-21T16:01:00Z">
              <w:r w:rsidR="00F72620"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Plattform</w:t>
            </w:r>
            <w:del w:id="218" w:author="Kuehlhorn, Peggy" w:date="2024-03-21T16:02:00Z">
              <w:r w:rsidR="00F72620"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hochladen und speichern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. </w:t>
            </w:r>
          </w:p>
          <w:p w14:paraId="3F3A35E3" w14:textId="1DC7AD88" w:rsidR="00F72620" w:rsidRPr="00203687" w:rsidRDefault="001C09C9" w:rsidP="00FE32CE">
            <w:pPr>
              <w:numPr>
                <w:ilvl w:val="0"/>
                <w:numId w:val="3"/>
              </w:num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ins w:id="219" w:author="Kuehlhorn, Peggy" w:date="2024-03-21T16:02:00Z">
              <w:r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lastRenderedPageBreak/>
                <w:t xml:space="preserve">Erstellen von 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Vorlagen zum Generieren von Dokumenten</w:t>
            </w:r>
            <w:del w:id="220" w:author="Kuehlhorn, Peggy" w:date="2024-03-21T16:02:00Z">
              <w:r w:rsidR="00F72620" w:rsidRPr="00203687" w:rsidDel="001C09C9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 xml:space="preserve"> erstellen</w:delText>
              </w:r>
            </w:del>
            <w:r w:rsidR="00F72620"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.</w:t>
            </w:r>
          </w:p>
          <w:p w14:paraId="4FA75174" w14:textId="77777777" w:rsidR="001C09C9" w:rsidRDefault="009B1AEF" w:rsidP="00FE32CE">
            <w:pPr>
              <w:jc w:val="both"/>
              <w:rPr>
                <w:ins w:id="221" w:author="Kuehlhorn, Peggy" w:date="2024-03-21T16:03:00Z"/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Das ausgefüllte Formular oder Schreiben einschließlich gescannter Dokumente, das für den/die </w:t>
            </w:r>
            <w:proofErr w:type="spellStart"/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>Mitarbeiter:in</w:t>
            </w:r>
            <w:proofErr w:type="spellEnd"/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 oder </w:t>
            </w:r>
            <w:proofErr w:type="spellStart"/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>Bewerber:in</w:t>
            </w:r>
            <w:proofErr w:type="spellEnd"/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 bestimmt </w:t>
            </w:r>
            <w:del w:id="222" w:author="Kuehlhorn, Peggy" w:date="2024-03-21T16:02:00Z">
              <w:r w:rsidRPr="009B1AEF" w:rsidDel="001C09C9">
                <w:rPr>
                  <w:rFonts w:ascii="Amazon Ember Light" w:hAnsi="Amazon Ember Light" w:cs="Amazon Ember Light"/>
                  <w:sz w:val="20"/>
                  <w:szCs w:val="20"/>
                  <w:lang w:val="de-DE"/>
                </w:rPr>
                <w:delText>wird</w:delText>
              </w:r>
            </w:del>
            <w:ins w:id="223" w:author="Kuehlhorn, Peggy" w:date="2024-03-21T16:02:00Z">
              <w:r w:rsidR="001C09C9">
                <w:rPr>
                  <w:rFonts w:ascii="Amazon Ember Light" w:hAnsi="Amazon Ember Light" w:cs="Amazon Ember Light"/>
                  <w:sz w:val="20"/>
                  <w:szCs w:val="20"/>
                  <w:lang w:val="de-DE"/>
                </w:rPr>
                <w:t>ist</w:t>
              </w:r>
            </w:ins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, wird im Repository-Bereich des Systems, also in der Personalakte, gespeichert und ist nur HR-Mitarbeiter:innen mit entsprechender Genehmigung zugänglich. </w:t>
            </w:r>
          </w:p>
          <w:p w14:paraId="7074F554" w14:textId="77777777" w:rsidR="001C09C9" w:rsidRDefault="001C09C9" w:rsidP="00FE32CE">
            <w:pPr>
              <w:jc w:val="both"/>
              <w:rPr>
                <w:ins w:id="224" w:author="Kuehlhorn, Peggy" w:date="2024-03-21T16:03:00Z"/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</w:p>
          <w:p w14:paraId="637E1AD2" w14:textId="3588EE4E" w:rsidR="009B1AEF" w:rsidRDefault="009B1AEF" w:rsidP="00FE32CE">
            <w:pPr>
              <w:jc w:val="both"/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Dokumente werden </w:t>
            </w:r>
            <w:del w:id="225" w:author="Kuehlhorn, Peggy" w:date="2024-03-21T16:03:00Z">
              <w:r w:rsidRPr="009B1AEF" w:rsidDel="001C09C9">
                <w:rPr>
                  <w:rFonts w:ascii="Amazon Ember Light" w:hAnsi="Amazon Ember Light" w:cs="Amazon Ember Light"/>
                  <w:sz w:val="20"/>
                  <w:szCs w:val="20"/>
                  <w:lang w:val="de-DE"/>
                </w:rPr>
                <w:delText xml:space="preserve">dann </w:delText>
              </w:r>
            </w:del>
            <w:proofErr w:type="spellStart"/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>Mitarbeiter:innen</w:t>
            </w:r>
            <w:proofErr w:type="spellEnd"/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 oder </w:t>
            </w:r>
            <w:proofErr w:type="spellStart"/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>Bewerber:innen</w:t>
            </w:r>
            <w:proofErr w:type="spellEnd"/>
            <w:r w:rsidRPr="009B1AEF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 im Portal des Systems </w:t>
            </w:r>
            <w:del w:id="226" w:author="Kuehlhorn, Peggy" w:date="2024-03-21T16:03:00Z">
              <w:r w:rsidRPr="009B1AEF" w:rsidDel="001C09C9">
                <w:rPr>
                  <w:rFonts w:ascii="Amazon Ember Light" w:hAnsi="Amazon Ember Light" w:cs="Amazon Ember Light"/>
                  <w:sz w:val="20"/>
                  <w:szCs w:val="20"/>
                  <w:lang w:val="de-DE"/>
                </w:rPr>
                <w:delText>präsentiert</w:delText>
              </w:r>
            </w:del>
            <w:ins w:id="227" w:author="Kuehlhorn, Peggy" w:date="2024-03-21T16:03:00Z">
              <w:r w:rsidR="001C09C9">
                <w:rPr>
                  <w:rFonts w:ascii="Amazon Ember Light" w:hAnsi="Amazon Ember Light" w:cs="Amazon Ember Light"/>
                  <w:sz w:val="20"/>
                  <w:szCs w:val="20"/>
                  <w:lang w:val="de-DE"/>
                </w:rPr>
                <w:t>angezeigt</w:t>
              </w:r>
            </w:ins>
            <w:r w:rsidR="006E187D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: </w:t>
            </w:r>
            <w:hyperlink r:id="rId11" w:history="1">
              <w:r w:rsidR="006E187D" w:rsidRPr="00535918">
                <w:rPr>
                  <w:rStyle w:val="Hyperlink"/>
                  <w:rFonts w:ascii="Amazon Ember Light" w:hAnsi="Amazon Ember Light" w:cs="Amazon Ember Light"/>
                  <w:sz w:val="20"/>
                  <w:szCs w:val="20"/>
                  <w:lang w:val="de-DE"/>
                </w:rPr>
                <w:t>https://docs.amazon.com/documents</w:t>
              </w:r>
            </w:hyperlink>
            <w:r w:rsidR="006E187D"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 </w:t>
            </w:r>
          </w:p>
          <w:p w14:paraId="30AD9C8F" w14:textId="77777777" w:rsidR="009B1AEF" w:rsidRPr="007E0BDD" w:rsidRDefault="009B1AEF" w:rsidP="00FE32CE">
            <w:pPr>
              <w:jc w:val="both"/>
              <w:rPr>
                <w:lang w:val="de-DE"/>
              </w:rPr>
            </w:pPr>
          </w:p>
          <w:p w14:paraId="1A94F440" w14:textId="6143E236" w:rsidR="0033447A" w:rsidRPr="00203687" w:rsidRDefault="00FE32CE" w:rsidP="00FE32CE">
            <w:pPr>
              <w:jc w:val="both"/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  <w:r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 xml:space="preserve">Screenshots </w:t>
            </w:r>
            <w:ins w:id="228" w:author="Kuehlhorn, Peggy" w:date="2024-03-21T16:03:00Z">
              <w:r w:rsidR="00A63884">
                <w:rPr>
                  <w:rFonts w:ascii="Amazon Ember Light" w:hAnsi="Amazon Ember Light" w:cs="Amazon Ember Light"/>
                  <w:sz w:val="20"/>
                  <w:szCs w:val="20"/>
                  <w:lang w:val="de-DE"/>
                </w:rPr>
                <w:t>be</w:t>
              </w:r>
            </w:ins>
            <w:r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  <w:t>finden sich im Anhang.</w:t>
            </w:r>
          </w:p>
        </w:tc>
      </w:tr>
      <w:tr w:rsidR="00F22B42" w:rsidRPr="00454D7B" w14:paraId="69953F0A" w14:textId="77777777" w:rsidTr="00BE2112">
        <w:tc>
          <w:tcPr>
            <w:tcW w:w="2661" w:type="dxa"/>
          </w:tcPr>
          <w:p w14:paraId="286B782B" w14:textId="196839C5" w:rsidR="00F22B42" w:rsidRPr="00203687" w:rsidRDefault="00F22B42" w:rsidP="00F22B42">
            <w:pPr>
              <w:pStyle w:val="TableParagraph"/>
              <w:spacing w:line="275" w:lineRule="exact"/>
              <w:ind w:left="0"/>
              <w:rPr>
                <w:b/>
                <w:sz w:val="20"/>
                <w:szCs w:val="20"/>
              </w:rPr>
            </w:pPr>
            <w:r w:rsidRPr="00203687">
              <w:rPr>
                <w:b/>
                <w:sz w:val="20"/>
                <w:szCs w:val="20"/>
                <w:lang w:bidi="de-DE"/>
              </w:rPr>
              <w:lastRenderedPageBreak/>
              <w:t xml:space="preserve">Technische Beschreibung </w:t>
            </w:r>
            <w:r w:rsidRPr="00203687">
              <w:rPr>
                <w:b/>
                <w:spacing w:val="-5"/>
                <w:sz w:val="20"/>
                <w:szCs w:val="20"/>
                <w:lang w:bidi="de-DE"/>
              </w:rPr>
              <w:t xml:space="preserve">des </w:t>
            </w:r>
            <w:r w:rsidRPr="00203687">
              <w:rPr>
                <w:b/>
                <w:sz w:val="20"/>
                <w:szCs w:val="20"/>
                <w:lang w:bidi="de-DE"/>
              </w:rPr>
              <w:t>Systems</w:t>
            </w:r>
          </w:p>
        </w:tc>
        <w:tc>
          <w:tcPr>
            <w:tcW w:w="6689" w:type="dxa"/>
          </w:tcPr>
          <w:p w14:paraId="4F2BDE0F" w14:textId="51598F50" w:rsidR="00F72620" w:rsidRPr="00203687" w:rsidRDefault="00A537BD" w:rsidP="00FE32CE">
            <w:pPr>
              <w:spacing w:after="40"/>
              <w:jc w:val="both"/>
              <w:rPr>
                <w:rStyle w:val="Fett"/>
                <w:rFonts w:ascii="Amazon Ember Light" w:hAnsi="Amazon Ember Light" w:cs="Amazon Ember Light"/>
                <w:b w:val="0"/>
                <w:bCs w:val="0"/>
                <w:sz w:val="20"/>
                <w:szCs w:val="20"/>
                <w:lang w:val="de-DE"/>
              </w:rPr>
            </w:pPr>
            <w:ins w:id="229" w:author="Kuehlhorn, Peggy" w:date="2024-03-22T08:42:00Z">
              <w:r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D</w:t>
              </w:r>
              <w:r w:rsidRPr="00A537BD">
                <w:rPr>
                  <w:rStyle w:val="Fett"/>
                  <w:rFonts w:eastAsia="Amazon Ember Light"/>
                  <w:lang w:val="de-DE"/>
                  <w:rPrChange w:id="230" w:author="Kuehlhorn, Peggy" w:date="2024-03-22T08:42:00Z">
                    <w:rPr>
                      <w:rStyle w:val="Fett"/>
                      <w:rFonts w:eastAsia="Amazon Ember Light"/>
                    </w:rPr>
                  </w:rPrChange>
                </w:rPr>
                <w:t>ie</w:t>
              </w:r>
              <w:r>
                <w:rPr>
                  <w:rStyle w:val="Fett"/>
                  <w:rFonts w:eastAsia="Amazon Ember Light"/>
                  <w:lang w:val="de-DE"/>
                </w:rPr>
                <w:t xml:space="preserve"> </w:t>
              </w:r>
              <w:r w:rsidRPr="00A537BD">
                <w:rPr>
                  <w:rStyle w:val="Fett"/>
                  <w:rFonts w:eastAsia="Amazon Ember Light"/>
                  <w:lang w:val="de-DE"/>
                  <w:rPrChange w:id="231" w:author="Kuehlhorn, Peggy" w:date="2024-03-22T08:42:00Z">
                    <w:rPr>
                      <w:rStyle w:val="Fett"/>
                      <w:rFonts w:eastAsia="Amazon Ember Light"/>
                    </w:rPr>
                  </w:rPrChange>
                </w:rPr>
                <w:t xml:space="preserve">Vorlagen in EDM enthalten </w:t>
              </w:r>
            </w:ins>
            <w:ins w:id="232" w:author="Kuehlhorn, Peggy" w:date="2024-03-22T08:43:00Z">
              <w:r>
                <w:rPr>
                  <w:rStyle w:val="Fett"/>
                  <w:rFonts w:eastAsia="Amazon Ember Light"/>
                  <w:lang w:val="de-DE"/>
                </w:rPr>
                <w:t>p</w:t>
              </w:r>
              <w:r w:rsidRPr="00A537BD">
                <w:rPr>
                  <w:rStyle w:val="Fett"/>
                  <w:rFonts w:eastAsia="Amazon Ember Light"/>
                  <w:lang w:val="de-DE"/>
                  <w:rPrChange w:id="233" w:author="Kuehlhorn, Peggy" w:date="2024-03-22T08:43:00Z">
                    <w:rPr>
                      <w:rStyle w:val="Fett"/>
                      <w:rFonts w:eastAsia="Amazon Ember Light"/>
                    </w:rPr>
                  </w:rPrChange>
                </w:rPr>
                <w:t xml:space="preserve">ersonenbezogene </w:t>
              </w:r>
            </w:ins>
            <w:ins w:id="234" w:author="Kuehlhorn, Peggy" w:date="2024-03-22T08:42:00Z">
              <w:r w:rsidRPr="00A537BD">
                <w:rPr>
                  <w:rStyle w:val="Fett"/>
                  <w:rFonts w:eastAsia="Amazon Ember Light"/>
                  <w:lang w:val="de-DE"/>
                  <w:rPrChange w:id="235" w:author="Kuehlhorn, Peggy" w:date="2024-03-22T08:42:00Z">
                    <w:rPr>
                      <w:rStyle w:val="Fett"/>
                      <w:rFonts w:eastAsia="Amazon Ember Light"/>
                    </w:rPr>
                  </w:rPrChange>
                </w:rPr>
                <w:t xml:space="preserve">Datenfelder, </w:t>
              </w:r>
            </w:ins>
            <w:del w:id="236" w:author="Kuehlhorn, Peggy" w:date="2024-03-22T08:42:00Z">
              <w:r w:rsidR="00F72620" w:rsidRPr="00203687" w:rsidDel="00A537B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Das System </w:delText>
              </w:r>
            </w:del>
            <w:del w:id="237" w:author="Kuehlhorn, Peggy" w:date="2024-03-21T16:04:00Z">
              <w:r w:rsidR="00F72620" w:rsidRPr="00203687" w:rsidDel="00A63884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ent</w:delText>
              </w:r>
            </w:del>
            <w:del w:id="238" w:author="Kuehlhorn, Peggy" w:date="2024-03-22T08:42:00Z">
              <w:r w:rsidR="00F72620" w:rsidRPr="00203687" w:rsidDel="00A537B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zieht die personenbezogenen Datenfelder für die Vorlagen, </w:delText>
              </w:r>
            </w:del>
            <w:ins w:id="239" w:author="Kuehlhorn, Peggy" w:date="2024-03-22T08:42:00Z">
              <w:r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w</w:t>
              </w:r>
              <w:r w:rsidRPr="00A537BD">
                <w:rPr>
                  <w:rStyle w:val="Fett"/>
                  <w:rFonts w:eastAsia="Amazon Ember Light"/>
                  <w:lang w:val="de-DE"/>
                  <w:rPrChange w:id="240" w:author="Kuehlhorn, Peggy" w:date="2024-03-22T08:42:00Z">
                    <w:rPr>
                      <w:rStyle w:val="Fett"/>
                      <w:rFonts w:eastAsia="Amazon Ember Light"/>
                    </w:rPr>
                  </w:rPrChange>
                </w:rPr>
                <w:t>elch</w:t>
              </w:r>
              <w:r>
                <w:rPr>
                  <w:rStyle w:val="Fett"/>
                  <w:rFonts w:eastAsia="Amazon Ember Light"/>
                  <w:lang w:val="de-DE"/>
                </w:rPr>
                <w:t>e</w:t>
              </w:r>
              <w:r w:rsidRPr="00A537BD">
                <w:rPr>
                  <w:rStyle w:val="Fett"/>
                  <w:rFonts w:eastAsia="Amazon Ember Light"/>
                  <w:lang w:val="de-DE"/>
                  <w:rPrChange w:id="241" w:author="Kuehlhorn, Peggy" w:date="2024-03-22T08:42:00Z">
                    <w:rPr>
                      <w:rStyle w:val="Fett"/>
                      <w:rFonts w:eastAsia="Amazon Ember Light"/>
                    </w:rPr>
                  </w:rPrChange>
                </w:rPr>
                <w:t xml:space="preserve"> </w:t>
              </w:r>
            </w:ins>
            <w:r w:rsidR="00F72620"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mittels einer Schnittstelle aus dem </w:t>
            </w:r>
            <w:del w:id="242" w:author="Kuehlhorn, Peggy" w:date="2024-03-21T16:04:00Z">
              <w:r w:rsidR="00F72620" w:rsidRPr="00203687" w:rsidDel="00A63884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PeopleSoft System </w:delText>
              </w:r>
            </w:del>
            <w:proofErr w:type="spellStart"/>
            <w:ins w:id="243" w:author="Kuehlhorn, Peggy" w:date="2024-03-21T16:04:00Z">
              <w:r w:rsidR="00A63884" w:rsidRPr="00A63884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P</w:t>
              </w:r>
              <w:r w:rsidR="00A63884" w:rsidRPr="00B14451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  <w:rPrChange w:id="244" w:author="Kuehlhorn, Peggy" w:date="2024-03-22T08:08:00Z">
                    <w:rPr>
                      <w:rStyle w:val="Fett"/>
                      <w:rFonts w:eastAsia="Amazon Ember Light"/>
                      <w:lang w:bidi="de-DE"/>
                    </w:rPr>
                  </w:rPrChange>
                </w:rPr>
                <w:t>e</w:t>
              </w:r>
              <w:r w:rsidR="00A63884" w:rsidRPr="00B14451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  <w:rPrChange w:id="245" w:author="Kuehlhorn, Peggy" w:date="2024-03-22T08:08:00Z">
                    <w:rPr>
                      <w:rStyle w:val="Fett"/>
                      <w:rFonts w:eastAsia="Amazon Ember Light"/>
                      <w:lang w:val="de-DE" w:bidi="de-DE"/>
                    </w:rPr>
                  </w:rPrChange>
                </w:rPr>
                <w:t>r</w:t>
              </w:r>
              <w:r w:rsidR="00A63884" w:rsidRPr="00B14451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  <w:rPrChange w:id="246" w:author="Kuehlhorn, Peggy" w:date="2024-03-22T08:08:00Z">
                    <w:rPr>
                      <w:rStyle w:val="Fett"/>
                      <w:rFonts w:eastAsia="Amazon Ember Light"/>
                      <w:lang w:bidi="de-DE"/>
                    </w:rPr>
                  </w:rPrChange>
                </w:rPr>
                <w:t>sonalverwa</w:t>
              </w:r>
              <w:r w:rsidR="00A63884" w:rsidRPr="00B14451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  <w:rPrChange w:id="247" w:author="Kuehlhorn, Peggy" w:date="2024-03-22T08:08:00Z">
                    <w:rPr>
                      <w:rStyle w:val="Fett"/>
                      <w:rFonts w:eastAsia="Amazon Ember Light"/>
                      <w:lang w:val="de-DE" w:bidi="de-DE"/>
                    </w:rPr>
                  </w:rPrChange>
                </w:rPr>
                <w:t>ltungssytem</w:t>
              </w:r>
              <w:proofErr w:type="spellEnd"/>
              <w:r w:rsidR="00A63884">
                <w:rPr>
                  <w:rStyle w:val="Fett"/>
                  <w:rFonts w:eastAsia="Amazon Ember Light"/>
                  <w:lang w:val="de-DE" w:bidi="de-DE"/>
                </w:rPr>
                <w:t xml:space="preserve"> </w:t>
              </w:r>
            </w:ins>
            <w:r w:rsidR="00F72620"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von Amazon</w:t>
            </w:r>
            <w:del w:id="248" w:author="Kuehlhorn, Peggy" w:date="2024-03-22T08:43:00Z">
              <w:r w:rsidR="00F72620" w:rsidRPr="00203687" w:rsidDel="00A537B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. Die Vorlagen enthalten Felder mit personenbezogenen Daten</w:delText>
              </w:r>
            </w:del>
            <w:r w:rsidR="00F72620"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(z. B. Name des Mitarbeiters, Adresse, Gehalt, Gehaltszyklus usw</w:t>
            </w:r>
            <w:r w:rsidR="00F72620" w:rsidRPr="00FE32CE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.),</w:t>
            </w:r>
            <w:del w:id="249" w:author="Kuehlhorn, Peggy" w:date="2024-03-22T08:44:00Z">
              <w:r w:rsidR="00F72620" w:rsidRPr="00FE32CE" w:rsidDel="00A537BD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 die </w:delText>
              </w:r>
            </w:del>
            <w:del w:id="250" w:author="Kuehlhorn, Peggy" w:date="2024-03-21T16:05:00Z">
              <w:r w:rsidR="00F72620" w:rsidRPr="00FE32CE" w:rsidDel="00A63884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von  PeopleSoft</w:delText>
              </w:r>
              <w:r w:rsidR="00F72620" w:rsidRPr="00203687" w:rsidDel="00A63884">
                <w:rPr>
                  <w:rStyle w:val="Fett"/>
                  <w:rFonts w:ascii="Amazon Ember Light" w:eastAsia="Amazon Ember Light" w:hAnsi="Amazon Ember Light" w:cs="Amazon Ember Light"/>
                  <w:b w:val="0"/>
                  <w:i/>
                  <w:sz w:val="20"/>
                  <w:szCs w:val="20"/>
                  <w:lang w:val="de-DE" w:bidi="de-DE"/>
                </w:rPr>
                <w:delText xml:space="preserve"> </w:delText>
              </w:r>
              <w:r w:rsidR="00F72620" w:rsidRPr="00203687" w:rsidDel="00A63884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 </w:delText>
              </w:r>
            </w:del>
            <w:r w:rsidR="00F72620"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mit den für die Person relevanten Daten abgerufen werden, wenn das Formular oder das Schreiben generiert wird.</w:t>
            </w:r>
          </w:p>
          <w:p w14:paraId="60F2B58C" w14:textId="77777777" w:rsidR="00F72620" w:rsidRPr="00203687" w:rsidRDefault="00F72620" w:rsidP="00FE32CE">
            <w:pPr>
              <w:spacing w:after="40"/>
              <w:jc w:val="both"/>
              <w:rPr>
                <w:rStyle w:val="Fett"/>
                <w:rFonts w:ascii="Amazon Ember Light" w:hAnsi="Amazon Ember Light" w:cs="Amazon Ember Light"/>
                <w:b w:val="0"/>
                <w:bCs w:val="0"/>
                <w:sz w:val="20"/>
                <w:szCs w:val="20"/>
                <w:lang w:val="de-DE"/>
              </w:rPr>
            </w:pPr>
          </w:p>
          <w:p w14:paraId="5A2B9C5E" w14:textId="77777777" w:rsidR="00F72620" w:rsidRPr="00203687" w:rsidRDefault="00F72620" w:rsidP="00FE32CE">
            <w:pPr>
              <w:spacing w:after="40"/>
              <w:jc w:val="both"/>
              <w:rPr>
                <w:rStyle w:val="Fett"/>
                <w:rFonts w:ascii="Amazon Ember Light" w:hAnsi="Amazon Ember Light" w:cs="Amazon Ember Light"/>
                <w:b w:val="0"/>
                <w:bCs w:val="0"/>
                <w:sz w:val="20"/>
                <w:szCs w:val="20"/>
                <w:lang w:val="de-DE"/>
              </w:rPr>
            </w:pPr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Das ausgefüllte Formular oder Schreiben, das für den/die Mitarbeiter:in oder Bewerber:in bestimmt wird, wird im Quellenbereich des Systems gespeichert und ist nur </w:t>
            </w:r>
            <w:commentRangeStart w:id="251"/>
            <w:proofErr w:type="spellStart"/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Mitarbeiter</w:t>
            </w:r>
            <w:commentRangeEnd w:id="251"/>
            <w:r w:rsidR="00A537BD">
              <w:rPr>
                <w:rStyle w:val="Kommentarzeichen"/>
              </w:rPr>
              <w:commentReference w:id="251"/>
            </w:r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:innen</w:t>
            </w:r>
            <w:proofErr w:type="spellEnd"/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mit entsprechender Genehmigung zugänglich. Dokumente sind für Mitarbeiter:innen oder Bewerber:innen im Portal des Systems einsehbar.</w:t>
            </w:r>
          </w:p>
          <w:p w14:paraId="3DEDDF1D" w14:textId="7FF0AD0E" w:rsidR="00F22B42" w:rsidRPr="00203687" w:rsidRDefault="00F22B42" w:rsidP="00FE32CE">
            <w:pPr>
              <w:pStyle w:val="TableParagraph"/>
              <w:spacing w:line="275" w:lineRule="exact"/>
              <w:ind w:left="0"/>
              <w:jc w:val="both"/>
              <w:rPr>
                <w:sz w:val="20"/>
                <w:szCs w:val="20"/>
              </w:rPr>
            </w:pPr>
          </w:p>
        </w:tc>
      </w:tr>
      <w:tr w:rsidR="00F22B42" w:rsidRPr="00454D7B" w14:paraId="188F4DD4" w14:textId="77777777" w:rsidTr="00BE2112">
        <w:tc>
          <w:tcPr>
            <w:tcW w:w="2661" w:type="dxa"/>
          </w:tcPr>
          <w:p w14:paraId="527895CF" w14:textId="6D8684AD" w:rsidR="00F22B42" w:rsidRPr="00203687" w:rsidRDefault="00F22B42" w:rsidP="00F22B42">
            <w:pPr>
              <w:pStyle w:val="TableParagraph"/>
              <w:spacing w:line="275" w:lineRule="exact"/>
              <w:ind w:left="0"/>
              <w:rPr>
                <w:b/>
                <w:sz w:val="20"/>
                <w:szCs w:val="20"/>
              </w:rPr>
            </w:pPr>
            <w:commentRangeStart w:id="252"/>
            <w:r w:rsidRPr="00203687">
              <w:rPr>
                <w:b/>
                <w:sz w:val="20"/>
                <w:szCs w:val="20"/>
                <w:lang w:bidi="de-DE"/>
              </w:rPr>
              <w:t>Schnittstellen</w:t>
            </w:r>
            <w:commentRangeEnd w:id="252"/>
            <w:r w:rsidR="00A63884">
              <w:rPr>
                <w:rStyle w:val="Kommentarzeichen"/>
                <w:rFonts w:asciiTheme="minorHAnsi" w:eastAsiaTheme="minorHAnsi" w:hAnsiTheme="minorHAnsi" w:cstheme="minorBidi"/>
                <w:lang w:val="en-US"/>
              </w:rPr>
              <w:commentReference w:id="252"/>
            </w:r>
            <w:r w:rsidRPr="00203687">
              <w:rPr>
                <w:b/>
                <w:sz w:val="20"/>
                <w:szCs w:val="20"/>
                <w:lang w:bidi="de-DE"/>
              </w:rPr>
              <w:t xml:space="preserve"> mit a</w:t>
            </w:r>
            <w:r w:rsidRPr="00203687">
              <w:rPr>
                <w:b/>
                <w:spacing w:val="-2"/>
                <w:sz w:val="20"/>
                <w:szCs w:val="20"/>
                <w:lang w:bidi="de-DE"/>
              </w:rPr>
              <w:t>nderen Systemen?</w:t>
            </w:r>
          </w:p>
        </w:tc>
        <w:tc>
          <w:tcPr>
            <w:tcW w:w="6689" w:type="dxa"/>
          </w:tcPr>
          <w:p w14:paraId="046C575E" w14:textId="77777777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Das System hat Schnittstellen zu den folgenden Amazon-Systemen:</w:t>
            </w:r>
          </w:p>
          <w:p w14:paraId="4B607675" w14:textId="77777777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highlight w:val="yellow"/>
                <w:lang w:val="de-DE"/>
              </w:rPr>
            </w:pPr>
          </w:p>
          <w:p w14:paraId="4EAD4104" w14:textId="6910FF25" w:rsidR="00F72620" w:rsidRPr="00203687" w:rsidRDefault="00F72620" w:rsidP="00FE32CE">
            <w:pPr>
              <w:pStyle w:val="Listenabsatz"/>
              <w:numPr>
                <w:ilvl w:val="0"/>
                <w:numId w:val="1"/>
              </w:num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b/>
                <w:color w:val="000000" w:themeColor="text1"/>
                <w:sz w:val="20"/>
                <w:szCs w:val="20"/>
                <w:lang w:val="de-DE" w:bidi="de-DE"/>
              </w:rPr>
              <w:t>Maple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— Für die Autorisierung von Zugriffen und Berechtigungen für EDM-Funktionen, sowie Dokumentenzugriff, </w:t>
            </w:r>
            <w:ins w:id="253" w:author="Kuehlhorn, Peggy" w:date="2024-03-21T16:06:00Z">
              <w:r w:rsidR="00A63884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d</w:t>
              </w:r>
              <w:r w:rsidR="00A63884" w:rsidRPr="00A63884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/>
                  <w:rPrChange w:id="254" w:author="Kuehlhorn, Peggy" w:date="2024-03-21T16:06:00Z">
                    <w:rPr>
                      <w:rFonts w:ascii="Amazon Ember Light" w:eastAsia="Times New Roman" w:hAnsi="Amazon Ember Light" w:cs="Amazon Ember Light"/>
                      <w:color w:val="000000" w:themeColor="text1"/>
                      <w:sz w:val="20"/>
                      <w:szCs w:val="20"/>
                    </w:rPr>
                  </w:rPrChange>
                </w:rPr>
                <w:t xml:space="preserve">as </w:t>
              </w:r>
            </w:ins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Anzeigen</w:t>
            </w:r>
            <w:del w:id="255" w:author="Kuehlhorn, Peggy" w:date="2024-03-21T16:06:00Z">
              <w:r w:rsidRPr="00203687" w:rsidDel="00A63884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,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und Bearbeiten.</w:t>
            </w:r>
          </w:p>
          <w:p w14:paraId="67A42079" w14:textId="77777777" w:rsidR="00F72620" w:rsidRPr="00203687" w:rsidRDefault="00F72620" w:rsidP="00FE32CE">
            <w:pPr>
              <w:pStyle w:val="Listenabsatz"/>
              <w:numPr>
                <w:ilvl w:val="0"/>
                <w:numId w:val="1"/>
              </w:num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b/>
                <w:color w:val="000000" w:themeColor="text1"/>
                <w:sz w:val="20"/>
                <w:szCs w:val="20"/>
                <w:lang w:val="de-DE" w:bidi="de-DE"/>
              </w:rPr>
              <w:t>AWS S3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— Zum Speichern von Bewerber- und Mitarbeiterdokumenten.</w:t>
            </w:r>
          </w:p>
          <w:p w14:paraId="6E90B148" w14:textId="77777777" w:rsidR="00203687" w:rsidRDefault="00F72620" w:rsidP="00FE32CE">
            <w:pPr>
              <w:pStyle w:val="Listenabsatz"/>
              <w:numPr>
                <w:ilvl w:val="0"/>
                <w:numId w:val="1"/>
              </w:num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commentRangeStart w:id="256"/>
            <w:r w:rsidRPr="00203687">
              <w:rPr>
                <w:rFonts w:ascii="Amazon Ember Light" w:eastAsia="Times New Roman" w:hAnsi="Amazon Ember Light" w:cs="Amazon Ember Light"/>
                <w:b/>
                <w:color w:val="000000" w:themeColor="text1"/>
                <w:sz w:val="20"/>
                <w:szCs w:val="20"/>
                <w:lang w:val="de-DE" w:bidi="de-DE"/>
              </w:rPr>
              <w:t>PAPI</w:t>
            </w:r>
            <w:commentRangeEnd w:id="256"/>
            <w:r w:rsidR="003A50A4">
              <w:rPr>
                <w:rStyle w:val="Kommentarzeichen"/>
              </w:rPr>
              <w:commentReference w:id="256"/>
            </w:r>
            <w:r w:rsidRPr="00203687">
              <w:rPr>
                <w:rFonts w:ascii="Amazon Ember Light" w:eastAsia="Times New Roman" w:hAnsi="Amazon Ember Light" w:cs="Amazon Ember Light"/>
                <w:b/>
                <w:color w:val="000000" w:themeColor="text1"/>
                <w:sz w:val="20"/>
                <w:szCs w:val="20"/>
                <w:lang w:val="de-DE" w:bidi="de-DE"/>
              </w:rPr>
              <w:t xml:space="preserve"> 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— Um Mitarbeiterdaten für die Generierung von Dokumenten zu verwenden.</w:t>
            </w:r>
          </w:p>
          <w:p w14:paraId="3AF2AF61" w14:textId="0B62F654" w:rsidR="00F72620" w:rsidRPr="00203687" w:rsidRDefault="00F72620" w:rsidP="00FE32CE">
            <w:pPr>
              <w:pStyle w:val="Listenabsatz"/>
              <w:numPr>
                <w:ilvl w:val="0"/>
                <w:numId w:val="1"/>
              </w:num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b/>
                <w:color w:val="000000" w:themeColor="text1"/>
                <w:sz w:val="20"/>
                <w:szCs w:val="20"/>
                <w:lang w:val="de-DE" w:bidi="de-DE"/>
              </w:rPr>
              <w:t>DISAPERE</w:t>
            </w: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— Dies ist ein Amazon HR-System, das verwendet wird, um Regeln zur Depersonalisierung von Mitarbeiterdaten zu verwalten. </w:t>
            </w:r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bidi="de-DE"/>
              </w:rPr>
              <w:fldChar w:fldCharType="begin"/>
            </w:r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instrText xml:space="preserve"> MERGEFIELD Interfaces_w_other_tools </w:instrText>
            </w:r>
            <w:r w:rsidRPr="00203687">
              <w:rPr>
                <w:rFonts w:ascii="Amazon Ember Light" w:eastAsia="Amazon Ember Light" w:hAnsi="Amazon Ember Light" w:cs="Amazon Ember Light"/>
                <w:noProof/>
                <w:color w:val="000000" w:themeColor="text1"/>
                <w:sz w:val="20"/>
                <w:szCs w:val="20"/>
                <w:lang w:bidi="de-DE"/>
              </w:rPr>
              <w:fldChar w:fldCharType="end"/>
            </w:r>
            <w:r w:rsidRPr="00454D7B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Das System integriert DISAPERE, um den aktuellen Status der Richtlinien zur Aufbewahrung von Dokumenten für eine bestimmte Mitarbeiter-ID abzurufen. Die Anweisungen zur Depersonalisierung für DE-Mitarbeiter werden täglich überprüft.</w:t>
            </w:r>
          </w:p>
          <w:p w14:paraId="2F1A21CC" w14:textId="4FABB01E" w:rsidR="00F22B42" w:rsidRPr="00203687" w:rsidRDefault="00F22B42" w:rsidP="00FE32CE">
            <w:pPr>
              <w:jc w:val="both"/>
              <w:rPr>
                <w:rFonts w:ascii="Amazon Ember Light" w:hAnsi="Amazon Ember Light" w:cs="Amazon Ember Light"/>
                <w:noProof/>
                <w:sz w:val="20"/>
                <w:szCs w:val="20"/>
                <w:lang w:val="de-DE"/>
              </w:rPr>
            </w:pPr>
            <w:r w:rsidRPr="00203687">
              <w:rPr>
                <w:rFonts w:ascii="Amazon Ember Light" w:hAnsi="Amazon Ember Light" w:cs="Amazon Ember Light"/>
                <w:spacing w:val="-2"/>
                <w:sz w:val="20"/>
                <w:szCs w:val="20"/>
                <w:lang w:val="de-DE" w:bidi="de-DE"/>
              </w:rPr>
              <w:t xml:space="preserve"> </w:t>
            </w:r>
          </w:p>
        </w:tc>
      </w:tr>
      <w:tr w:rsidR="00F22B42" w:rsidRPr="00454D7B" w14:paraId="36010010" w14:textId="77777777" w:rsidTr="00BE2112">
        <w:tc>
          <w:tcPr>
            <w:tcW w:w="2661" w:type="dxa"/>
          </w:tcPr>
          <w:p w14:paraId="4CA972C4" w14:textId="3BE96149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 w:bidi="de-DE"/>
              </w:rPr>
              <w:t xml:space="preserve">Erzeugt </w:t>
            </w:r>
            <w:r w:rsidR="00670817"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 w:bidi="de-DE"/>
              </w:rPr>
              <w:t>Logprotokolle</w:t>
            </w:r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 w:bidi="de-DE"/>
              </w:rPr>
              <w:t xml:space="preserve">? </w:t>
            </w:r>
          </w:p>
        </w:tc>
        <w:tc>
          <w:tcPr>
            <w:tcW w:w="6689" w:type="dxa"/>
          </w:tcPr>
          <w:p w14:paraId="4F4B863D" w14:textId="5408D40F" w:rsidR="00F72620" w:rsidRPr="00203687" w:rsidRDefault="00F72620" w:rsidP="00FE32CE">
            <w:pPr>
              <w:jc w:val="both"/>
              <w:rPr>
                <w:rFonts w:ascii="Amazon Ember Light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3C1F48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  <w:rPrChange w:id="257" w:author="Kuehlhorn, Peggy" w:date="2024-03-22T09:09:00Z">
                  <w:rPr>
                    <w:rFonts w:ascii="Amazon Ember Light" w:eastAsia="Amazon Ember Light" w:hAnsi="Amazon Ember Light" w:cs="Amazon Ember Light"/>
                    <w:b/>
                    <w:color w:val="000000" w:themeColor="text1"/>
                    <w:sz w:val="20"/>
                    <w:szCs w:val="20"/>
                    <w:lang w:val="de-DE" w:bidi="de-DE"/>
                  </w:rPr>
                </w:rPrChange>
              </w:rPr>
              <w:t>J</w:t>
            </w:r>
            <w:r w:rsidR="00203687" w:rsidRPr="003C1F48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  <w:rPrChange w:id="258" w:author="Kuehlhorn, Peggy" w:date="2024-03-22T09:09:00Z">
                  <w:rPr>
                    <w:rFonts w:ascii="Amazon Ember Light" w:eastAsia="Amazon Ember Light" w:hAnsi="Amazon Ember Light" w:cs="Amazon Ember Light"/>
                    <w:b/>
                    <w:color w:val="000000" w:themeColor="text1"/>
                    <w:sz w:val="20"/>
                    <w:szCs w:val="20"/>
                    <w:lang w:val="de-DE" w:bidi="de-DE"/>
                  </w:rPr>
                </w:rPrChange>
              </w:rPr>
              <w:t>a</w:t>
            </w:r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- Das System speichert Benutzerprotokolle, die gemäß den Informationssicherheitsrichtlinien von Amazon verwaltet werden. </w:t>
            </w:r>
          </w:p>
          <w:p w14:paraId="1F69C2A1" w14:textId="77777777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</w:p>
          <w:p w14:paraId="375C669E" w14:textId="13B7BAB7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Diese Protokolle verfolgen, wer auf das Dokument zugegriffen hat, und erfassen Informationen über die getätigten Bearbeitungsschritte der </w:t>
            </w:r>
            <w:proofErr w:type="spellStart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Benutzer:innen</w:t>
            </w:r>
            <w:proofErr w:type="spellEnd"/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(</w:t>
            </w:r>
            <w:ins w:id="259" w:author="Kuehlhorn, Peggy" w:date="2024-03-21T16:07:00Z">
              <w:r w:rsidR="00A63884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e</w:t>
              </w:r>
            </w:ins>
            <w:del w:id="260" w:author="Kuehlhorn, Peggy" w:date="2024-03-21T16:07:00Z">
              <w:r w:rsidRPr="00203687" w:rsidDel="00A63884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E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ingesehen, </w:t>
            </w:r>
            <w:ins w:id="261" w:author="Kuehlhorn, Peggy" w:date="2024-03-21T16:07:00Z">
              <w:r w:rsidR="00A63884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b</w:t>
              </w:r>
            </w:ins>
            <w:del w:id="262" w:author="Kuehlhorn, Peggy" w:date="2024-03-21T16:07:00Z">
              <w:r w:rsidRPr="00203687" w:rsidDel="00A63884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B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estätigt, oder </w:t>
            </w:r>
            <w:ins w:id="263" w:author="Kuehlhorn, Peggy" w:date="2024-03-21T16:08:00Z">
              <w:r w:rsidR="00A63884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>u</w:t>
              </w:r>
            </w:ins>
            <w:del w:id="264" w:author="Kuehlhorn, Peggy" w:date="2024-03-21T16:08:00Z">
              <w:r w:rsidRPr="00203687" w:rsidDel="00A63884">
                <w:rPr>
                  <w:rFonts w:ascii="Amazon Ember Light" w:eastAsia="Times New Roman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U</w:delText>
              </w:r>
            </w:del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nterschrieben).</w:t>
            </w:r>
          </w:p>
          <w:p w14:paraId="6ED983DA" w14:textId="77777777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</w:p>
          <w:p w14:paraId="29A434D6" w14:textId="77777777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lastRenderedPageBreak/>
              <w:t>Die folgenden Informationen werden erfasst:</w:t>
            </w:r>
          </w:p>
          <w:p w14:paraId="1B8BCC49" w14:textId="77777777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</w:p>
          <w:p w14:paraId="5D28DE7D" w14:textId="77777777" w:rsidR="00F72620" w:rsidRPr="00203687" w:rsidRDefault="00F72620" w:rsidP="00FE32CE">
            <w:pPr>
              <w:pStyle w:val="Listenabsatz"/>
              <w:numPr>
                <w:ilvl w:val="0"/>
                <w:numId w:val="4"/>
              </w:num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Mitarbeiter-ID</w:t>
            </w:r>
          </w:p>
          <w:p w14:paraId="03EC56AD" w14:textId="6662028E" w:rsidR="00F72620" w:rsidRPr="00203687" w:rsidRDefault="00F72620" w:rsidP="00FE32CE">
            <w:pPr>
              <w:pStyle w:val="Listenabsatz"/>
              <w:numPr>
                <w:ilvl w:val="0"/>
                <w:numId w:val="4"/>
              </w:num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Datum- und Zeitstempel</w:t>
            </w:r>
          </w:p>
          <w:p w14:paraId="1CC5E897" w14:textId="77777777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</w:rPr>
            </w:pPr>
          </w:p>
          <w:p w14:paraId="6F78B61B" w14:textId="77777777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Administrator:innen mit den benötigten Berechtigungen können auf die oben genannten Informationen zugreifen und sie einsehen.</w:t>
            </w:r>
          </w:p>
          <w:p w14:paraId="232DB8EB" w14:textId="7F7F1511" w:rsidR="00F72620" w:rsidRPr="00203687" w:rsidRDefault="00F72620" w:rsidP="00FE32CE">
            <w:pPr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br/>
              <w:t>Dies ist für Prüfungszwecke der Teams für die Einhaltung obligatorischer Dokumente, der Rechtsteams sowie der Sicherheits- und Datenschutzteams erforderlich.</w:t>
            </w:r>
          </w:p>
          <w:p w14:paraId="12C1F5D7" w14:textId="4EF8F324" w:rsidR="00F22B42" w:rsidRPr="00203687" w:rsidRDefault="00F22B42" w:rsidP="00FE32CE">
            <w:pPr>
              <w:jc w:val="both"/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</w:p>
        </w:tc>
      </w:tr>
      <w:tr w:rsidR="00F22B42" w:rsidRPr="00454D7B" w14:paraId="58A23AD3" w14:textId="77777777" w:rsidTr="00BE2112">
        <w:tc>
          <w:tcPr>
            <w:tcW w:w="2661" w:type="dxa"/>
          </w:tcPr>
          <w:p w14:paraId="5F6C402D" w14:textId="11D7B0C1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  <w:lang w:val="de-DE"/>
              </w:rPr>
            </w:pPr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 w:bidi="de-DE"/>
              </w:rPr>
              <w:lastRenderedPageBreak/>
              <w:t xml:space="preserve">Erlaubt das Erstellen von Berichten? </w:t>
            </w:r>
          </w:p>
        </w:tc>
        <w:tc>
          <w:tcPr>
            <w:tcW w:w="6689" w:type="dxa"/>
          </w:tcPr>
          <w:p w14:paraId="34165AB2" w14:textId="37ECE272" w:rsidR="00F22B42" w:rsidRPr="00CE357F" w:rsidRDefault="00F72620" w:rsidP="00FE32CE">
            <w:pPr>
              <w:jc w:val="both"/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  <w:r w:rsidRPr="003C1F48">
              <w:rPr>
                <w:rFonts w:ascii="Amazon Ember Light" w:hAnsi="Amazon Ember Light" w:cs="Amazon Ember Light"/>
                <w:sz w:val="20"/>
                <w:szCs w:val="20"/>
                <w:lang w:val="de-DE"/>
                <w:rPrChange w:id="265" w:author="Kuehlhorn, Peggy" w:date="2024-03-22T09:10:00Z">
                  <w:rPr>
                    <w:rFonts w:ascii="Amazon Ember Light" w:hAnsi="Amazon Ember Light" w:cs="Amazon Ember Light"/>
                    <w:b/>
                    <w:sz w:val="20"/>
                    <w:szCs w:val="20"/>
                    <w:lang w:val="de-DE"/>
                  </w:rPr>
                </w:rPrChange>
              </w:rPr>
              <w:t>Nein</w:t>
            </w:r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/>
              </w:rPr>
              <w:t xml:space="preserve"> - </w:t>
            </w:r>
            <w:r w:rsidRPr="00203687">
              <w:rPr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Keine Berichte oder Kennzahlen werden auf der Grundlage der Informationen im System erstellt. </w:t>
            </w:r>
          </w:p>
        </w:tc>
      </w:tr>
      <w:tr w:rsidR="00F22B42" w:rsidRPr="007E0BDD" w14:paraId="7A191A87" w14:textId="77777777" w:rsidTr="00BE2112">
        <w:trPr>
          <w:trHeight w:val="215"/>
        </w:trPr>
        <w:tc>
          <w:tcPr>
            <w:tcW w:w="2661" w:type="dxa"/>
          </w:tcPr>
          <w:p w14:paraId="38AFF9C5" w14:textId="2A5796C2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 w:bidi="de-DE"/>
              </w:rPr>
              <w:t>Betroffene Personen</w:t>
            </w:r>
            <w:del w:id="266" w:author="Kuehlhorn, Peggy" w:date="2024-03-21T16:09:00Z">
              <w:r w:rsidRPr="00203687" w:rsidDel="00A63884">
                <w:rPr>
                  <w:rFonts w:ascii="Amazon Ember Light" w:hAnsi="Amazon Ember Light" w:cs="Amazon Ember Light"/>
                  <w:b/>
                  <w:sz w:val="20"/>
                  <w:szCs w:val="20"/>
                  <w:lang w:val="de-DE" w:bidi="de-DE"/>
                </w:rPr>
                <w:delText>.</w:delText>
              </w:r>
            </w:del>
          </w:p>
        </w:tc>
        <w:tc>
          <w:tcPr>
            <w:tcW w:w="6689" w:type="dxa"/>
          </w:tcPr>
          <w:p w14:paraId="779A6B73" w14:textId="7CB1468F" w:rsidR="00F22B42" w:rsidRPr="00203687" w:rsidRDefault="00F72620" w:rsidP="00FE32CE">
            <w:pPr>
              <w:pStyle w:val="TableParagraph"/>
              <w:spacing w:line="240" w:lineRule="auto"/>
              <w:ind w:left="0"/>
              <w:jc w:val="both"/>
              <w:rPr>
                <w:sz w:val="20"/>
                <w:szCs w:val="20"/>
              </w:rPr>
            </w:pPr>
            <w:r w:rsidRPr="00203687">
              <w:rPr>
                <w:sz w:val="20"/>
                <w:szCs w:val="20"/>
                <w:lang w:bidi="de-DE"/>
              </w:rPr>
              <w:t xml:space="preserve">Das System verarbeitet personenbezogene Daten von Mitarbeiter:innen (alle Level) und </w:t>
            </w:r>
            <w:proofErr w:type="spellStart"/>
            <w:r w:rsidRPr="00203687">
              <w:rPr>
                <w:sz w:val="20"/>
                <w:szCs w:val="20"/>
                <w:lang w:bidi="de-DE"/>
              </w:rPr>
              <w:t>Bewerber:innen</w:t>
            </w:r>
            <w:proofErr w:type="spellEnd"/>
            <w:r w:rsidRPr="00203687">
              <w:rPr>
                <w:sz w:val="20"/>
                <w:szCs w:val="20"/>
                <w:lang w:bidi="de-DE"/>
              </w:rPr>
              <w:t xml:space="preserve"> weltweit.</w:t>
            </w:r>
          </w:p>
        </w:tc>
      </w:tr>
      <w:tr w:rsidR="00F22B42" w:rsidRPr="00454D7B" w14:paraId="311F430C" w14:textId="77777777" w:rsidTr="00BE2112">
        <w:trPr>
          <w:trHeight w:val="215"/>
        </w:trPr>
        <w:tc>
          <w:tcPr>
            <w:tcW w:w="2661" w:type="dxa"/>
          </w:tcPr>
          <w:p w14:paraId="301BA1B5" w14:textId="06AF9A7F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 w:bidi="de-DE"/>
              </w:rPr>
              <w:t>Erhobene Daten</w:t>
            </w:r>
          </w:p>
        </w:tc>
        <w:tc>
          <w:tcPr>
            <w:tcW w:w="6689" w:type="dxa"/>
          </w:tcPr>
          <w:p w14:paraId="42BC4C48" w14:textId="469CE64B" w:rsidR="00F72620" w:rsidRPr="00B3684C" w:rsidRDefault="00F72620" w:rsidP="00FE32CE">
            <w:pPr>
              <w:jc w:val="both"/>
              <w:rPr>
                <w:rStyle w:val="Fett"/>
                <w:rFonts w:ascii="Amazon Ember Light" w:hAnsi="Amazon Ember Light" w:cs="Amazon Ember Light"/>
                <w:b w:val="0"/>
                <w:bCs w:val="0"/>
                <w:sz w:val="20"/>
                <w:szCs w:val="20"/>
                <w:lang w:val="de-DE"/>
              </w:rPr>
            </w:pP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Das System verarbeitet die folgenden </w:t>
            </w:r>
            <w:r w:rsidRPr="00FE32CE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Kategorien von Daten</w:t>
            </w:r>
            <w:del w:id="267" w:author="Kuehlhorn, Peggy" w:date="2024-03-22T09:11:00Z">
              <w:r w:rsidR="00FE32CE" w:rsidRPr="00FE32CE" w:rsidDel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,</w:delText>
              </w:r>
              <w:r w:rsidR="00FE32CE" w:rsidRPr="00454D7B" w:rsidDel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/>
                </w:rPr>
                <w:delText xml:space="preserve"> zu denen auch Daten gehören können</w:delText>
              </w:r>
            </w:del>
            <w:r w:rsidR="00FE32CE" w:rsidRPr="00454D7B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/>
              </w:rPr>
              <w:t xml:space="preserve">, die sich auf alle Phasen des Mitarbeiterlebenszyklus </w:t>
            </w:r>
            <w:ins w:id="268" w:author="Kuehlhorn, Peggy" w:date="2024-03-21T16:09:00Z">
              <w:r w:rsidR="00A63884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/>
                </w:rPr>
                <w:t>i</w:t>
              </w:r>
              <w:r w:rsidR="00A63884" w:rsidRPr="00A63884">
                <w:rPr>
                  <w:rStyle w:val="Fett"/>
                  <w:rFonts w:eastAsia="Amazon Ember Light"/>
                  <w:lang w:val="de-DE"/>
                  <w:rPrChange w:id="269" w:author="Kuehlhorn, Peggy" w:date="2024-03-21T16:09:00Z">
                    <w:rPr>
                      <w:rStyle w:val="Fett"/>
                      <w:rFonts w:eastAsia="Amazon Ember Light"/>
                    </w:rPr>
                  </w:rPrChange>
                </w:rPr>
                <w:t>m U</w:t>
              </w:r>
              <w:r w:rsidR="00A63884">
                <w:rPr>
                  <w:rStyle w:val="Fett"/>
                  <w:rFonts w:eastAsia="Amazon Ember Light"/>
                  <w:lang w:val="de-DE"/>
                </w:rPr>
                <w:t>n</w:t>
              </w:r>
              <w:r w:rsidR="00A63884" w:rsidRPr="00A63884">
                <w:rPr>
                  <w:rStyle w:val="Fett"/>
                  <w:rFonts w:eastAsia="Amazon Ember Light"/>
                  <w:lang w:val="de-DE"/>
                  <w:rPrChange w:id="270" w:author="Kuehlhorn, Peggy" w:date="2024-03-21T16:09:00Z">
                    <w:rPr>
                      <w:rStyle w:val="Fett"/>
                      <w:rFonts w:eastAsia="Amazon Ember Light"/>
                    </w:rPr>
                  </w:rPrChange>
                </w:rPr>
                <w:t>ter</w:t>
              </w:r>
              <w:r w:rsidR="00A63884" w:rsidRPr="00A63884">
                <w:rPr>
                  <w:rStyle w:val="Fett"/>
                  <w:rFonts w:eastAsia="Amazon Ember Light"/>
                  <w:lang w:val="de-DE"/>
                  <w:rPrChange w:id="271" w:author="Kuehlhorn, Peggy" w:date="2024-03-21T16:10:00Z">
                    <w:rPr>
                      <w:rStyle w:val="Fett"/>
                      <w:rFonts w:eastAsia="Amazon Ember Light"/>
                    </w:rPr>
                  </w:rPrChange>
                </w:rPr>
                <w:t>nehme</w:t>
              </w:r>
            </w:ins>
            <w:ins w:id="272" w:author="Kuehlhorn, Peggy" w:date="2024-03-21T16:10:00Z">
              <w:r w:rsidR="00A63884" w:rsidRPr="00A63884">
                <w:rPr>
                  <w:rStyle w:val="Fett"/>
                  <w:rFonts w:eastAsia="Amazon Ember Light"/>
                  <w:lang w:val="de-DE"/>
                  <w:rPrChange w:id="273" w:author="Kuehlhorn, Peggy" w:date="2024-03-21T16:10:00Z">
                    <w:rPr>
                      <w:rStyle w:val="Fett"/>
                      <w:rFonts w:eastAsia="Amazon Ember Light"/>
                    </w:rPr>
                  </w:rPrChange>
                </w:rPr>
                <w:t xml:space="preserve">n </w:t>
              </w:r>
            </w:ins>
            <w:r w:rsidR="00FE32CE" w:rsidRPr="00454D7B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/>
              </w:rPr>
              <w:t>beziehen, sofern für diese die Erstellung eines Dokuments erforderlich ist</w:t>
            </w:r>
            <w:r w:rsidRPr="00FE32CE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: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</w:t>
            </w:r>
          </w:p>
          <w:p w14:paraId="4CC73C40" w14:textId="77777777" w:rsidR="00F72620" w:rsidRPr="00B3684C" w:rsidRDefault="00F72620" w:rsidP="00FE32CE">
            <w:pPr>
              <w:pStyle w:val="Listenabsatz"/>
              <w:ind w:left="432" w:hanging="6"/>
              <w:jc w:val="both"/>
              <w:rPr>
                <w:rStyle w:val="Fett"/>
                <w:rFonts w:ascii="Amazon Ember Light" w:hAnsi="Amazon Ember Light" w:cs="Amazon Ember Light"/>
                <w:b w:val="0"/>
                <w:bCs w:val="0"/>
                <w:sz w:val="20"/>
                <w:szCs w:val="20"/>
                <w:lang w:val="de-DE"/>
              </w:rPr>
            </w:pPr>
          </w:p>
          <w:p w14:paraId="6AB7654A" w14:textId="77777777" w:rsidR="009E2BDB" w:rsidRPr="00B3684C" w:rsidRDefault="009E2BDB" w:rsidP="00FE32CE">
            <w:pPr>
              <w:spacing w:line="288" w:lineRule="auto"/>
              <w:ind w:left="432" w:hanging="6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proofErr w:type="spellStart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>HR-Benutzer:innen</w:t>
            </w:r>
            <w:proofErr w:type="spellEnd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 xml:space="preserve">: </w:t>
            </w:r>
          </w:p>
          <w:p w14:paraId="18B5AFD0" w14:textId="77777777" w:rsidR="009E2BDB" w:rsidRPr="00B3684C" w:rsidRDefault="009E2BDB" w:rsidP="00FE32CE">
            <w:pPr>
              <w:numPr>
                <w:ilvl w:val="0"/>
                <w:numId w:val="5"/>
              </w:numPr>
              <w:spacing w:line="288" w:lineRule="auto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u w:val="single"/>
                <w:lang w:val="de-DE" w:bidi="de-DE"/>
              </w:rPr>
              <w:t>Grundlegende Daten</w:t>
            </w: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 xml:space="preserve"> — Name und Login für Auditprotokollzwecke</w:t>
            </w:r>
          </w:p>
          <w:p w14:paraId="0D266F92" w14:textId="77777777" w:rsidR="009E2BDB" w:rsidRPr="00B3684C" w:rsidRDefault="009E2BDB" w:rsidP="00FE32CE">
            <w:pPr>
              <w:numPr>
                <w:ilvl w:val="0"/>
                <w:numId w:val="5"/>
              </w:numPr>
              <w:spacing w:line="288" w:lineRule="auto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>Backups, Archive und Auditprotokolle</w:t>
            </w: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 xml:space="preserve"> — Sicherungskopien von Systemdaten, Systemarchivdaten, Snapshots von Daten</w:t>
            </w:r>
          </w:p>
          <w:p w14:paraId="1692DF93" w14:textId="77777777" w:rsidR="009E2BDB" w:rsidRPr="00B3684C" w:rsidRDefault="009E2BDB" w:rsidP="00FE32CE">
            <w:pPr>
              <w:spacing w:line="288" w:lineRule="auto"/>
              <w:ind w:left="1146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</w:p>
          <w:p w14:paraId="1B97D256" w14:textId="77777777" w:rsidR="009E2BDB" w:rsidRPr="00B3684C" w:rsidRDefault="009E2BDB" w:rsidP="00FE32CE">
            <w:pPr>
              <w:spacing w:line="288" w:lineRule="auto"/>
              <w:ind w:left="432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proofErr w:type="spellStart"/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 w:bidi="de-DE"/>
              </w:rPr>
              <w:t>Mitarbeiter:innen</w:t>
            </w:r>
            <w:proofErr w:type="spellEnd"/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 w:bidi="de-DE"/>
              </w:rPr>
              <w:t xml:space="preserve"> und </w:t>
            </w:r>
            <w:proofErr w:type="spellStart"/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 w:bidi="de-DE"/>
              </w:rPr>
              <w:t>Bewerber:innen</w:t>
            </w:r>
            <w:proofErr w:type="spellEnd"/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 w:bidi="de-DE"/>
              </w:rPr>
              <w:t>:</w:t>
            </w:r>
          </w:p>
          <w:p w14:paraId="2A6CEF1B" w14:textId="77777777" w:rsidR="009E2BDB" w:rsidRPr="00B3684C" w:rsidRDefault="009E2BDB" w:rsidP="00FE32CE">
            <w:pPr>
              <w:numPr>
                <w:ilvl w:val="0"/>
                <w:numId w:val="5"/>
              </w:numPr>
              <w:spacing w:after="60" w:line="288" w:lineRule="auto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u w:val="single"/>
                <w:lang w:val="de-DE" w:bidi="de-DE"/>
              </w:rPr>
              <w:t>Grundlegende Daten</w:t>
            </w: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 xml:space="preserve"> – Name, Login, </w:t>
            </w:r>
            <w:commentRangeStart w:id="274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>geschäftliche</w:t>
            </w:r>
            <w:commentRangeEnd w:id="274"/>
            <w:r w:rsidR="00A63884">
              <w:rPr>
                <w:rStyle w:val="Kommentarzeichen"/>
              </w:rPr>
              <w:commentReference w:id="274"/>
            </w: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 xml:space="preserve"> E-Mail-Adresse, Geburtsdatum, Postanschrift (Straße, Stadt, Bundesland, Provinz, Land, Postleitzahl), Nationalität, Führerscheinnummer</w:t>
            </w:r>
          </w:p>
          <w:p w14:paraId="301DABB0" w14:textId="77777777" w:rsidR="009E2BDB" w:rsidRPr="00B3684C" w:rsidRDefault="009E2BDB" w:rsidP="00FE32CE">
            <w:pPr>
              <w:numPr>
                <w:ilvl w:val="0"/>
                <w:numId w:val="5"/>
              </w:numPr>
              <w:spacing w:after="60" w:line="288" w:lineRule="auto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u w:val="single"/>
                <w:lang w:val="de-DE" w:bidi="de-DE"/>
              </w:rPr>
              <w:t>Zeit und Gehalt</w:t>
            </w: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 xml:space="preserve"> – Zahlungsdetails, Gehaltsabrechnungsdaten (einschließlich Gehaltsdaten, Steuern, </w:t>
            </w:r>
            <w:proofErr w:type="spellStart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>Sign</w:t>
            </w:r>
            <w:proofErr w:type="spellEnd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 xml:space="preserve">-On Bonus, RSUs und Informationen zur Sozialangaben), Informationen zu bezahlter Beurlaubung von </w:t>
            </w:r>
            <w:proofErr w:type="spellStart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>Mitarbeiter:innen</w:t>
            </w:r>
            <w:proofErr w:type="spellEnd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>, Gehaltsfrequenz, geleistete Arbeitsstunden</w:t>
            </w:r>
          </w:p>
          <w:p w14:paraId="7D504059" w14:textId="77777777" w:rsidR="009E2BDB" w:rsidRPr="00B3684C" w:rsidRDefault="009E2BDB" w:rsidP="00FE32CE">
            <w:pPr>
              <w:numPr>
                <w:ilvl w:val="0"/>
                <w:numId w:val="5"/>
              </w:numPr>
              <w:spacing w:after="60" w:line="288" w:lineRule="auto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u w:val="single"/>
                <w:lang w:val="de-DE" w:bidi="de-DE"/>
              </w:rPr>
              <w:t>Mitarbeitererfahrung</w:t>
            </w: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 xml:space="preserve"> – Geschlecht, Pronomen, Vergütungsdaten </w:t>
            </w:r>
            <w:commentRangeStart w:id="275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>(siehe Zeit und Gehalt)</w:t>
            </w:r>
            <w:commentRangeEnd w:id="275"/>
            <w:r w:rsidR="00804DC1">
              <w:rPr>
                <w:rStyle w:val="Kommentarzeichen"/>
              </w:rPr>
              <w:commentReference w:id="275"/>
            </w: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 xml:space="preserve">, Amazon-Mitarbeiter-ID-Nummer, elektronische Unterschrift und Name des Vertragsunterzeichners, Stellenbewerbungen und Aufzeichnungen zu Vorstellungsgesprächen, Daten zum Bewerbungsprozess erfolgreicher </w:t>
            </w:r>
            <w:proofErr w:type="spellStart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>Bewerber:innen</w:t>
            </w:r>
            <w:proofErr w:type="spellEnd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 xml:space="preserve"> (z. B. Bewerbungen vor der Einstellung, Lebenslauf, Daten zum Vorstellungsgespräch)</w:t>
            </w:r>
          </w:p>
          <w:p w14:paraId="0AC18621" w14:textId="77777777" w:rsidR="009E2BDB" w:rsidRPr="00B3684C" w:rsidRDefault="009E2BDB" w:rsidP="00FE32CE">
            <w:pPr>
              <w:numPr>
                <w:ilvl w:val="0"/>
                <w:numId w:val="5"/>
              </w:numPr>
              <w:spacing w:after="60" w:line="288" w:lineRule="auto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u w:val="single"/>
                <w:lang w:val="de-DE" w:bidi="de-DE"/>
              </w:rPr>
              <w:lastRenderedPageBreak/>
              <w:t xml:space="preserve">Biografische Daten und </w:t>
            </w:r>
            <w:commentRangeStart w:id="276"/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u w:val="single"/>
                <w:lang w:val="de-DE" w:bidi="de-DE"/>
              </w:rPr>
              <w:t>Fotos</w:t>
            </w:r>
            <w:commentRangeEnd w:id="276"/>
            <w:r w:rsidR="00804DC1">
              <w:rPr>
                <w:rStyle w:val="Kommentarzeichen"/>
              </w:rPr>
              <w:commentReference w:id="276"/>
            </w: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u w:val="single"/>
                <w:lang w:val="de-DE" w:bidi="de-DE"/>
              </w:rPr>
              <w:t xml:space="preserve"> –</w:t>
            </w:r>
            <w:r w:rsidRPr="00B3684C">
              <w:rPr>
                <w:rFonts w:ascii="Amazon Ember Light" w:eastAsia="Amazon Ember" w:hAnsi="Amazon Ember Light" w:cs="Amazon Ember Light"/>
                <w:bCs/>
                <w:sz w:val="20"/>
                <w:szCs w:val="24"/>
                <w:lang w:val="de-DE" w:bidi="de-DE"/>
              </w:rPr>
              <w:t xml:space="preserve"> Berufliche und personenbezogene Daten von Notfallkontakten (z. B. Angehörige), Unterschrift</w:t>
            </w:r>
          </w:p>
          <w:p w14:paraId="3D4353C4" w14:textId="77777777" w:rsidR="009E2BDB" w:rsidRPr="00B3684C" w:rsidRDefault="009E2BDB" w:rsidP="00FE32CE">
            <w:pPr>
              <w:numPr>
                <w:ilvl w:val="0"/>
                <w:numId w:val="5"/>
              </w:numPr>
              <w:spacing w:after="60" w:line="288" w:lineRule="auto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>Arbeitsrechtliche Unterlagen</w:t>
            </w: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 xml:space="preserve"> – Mitteilungen und Einwilligungen, unterzeichnete Verträge, unterschriebene Bestätigungen, Kündigungsschreiben, unterzeichnete Abfindungsvereinbarungen, unterschriebenes Angebotsschreiben</w:t>
            </w:r>
          </w:p>
          <w:p w14:paraId="4A7EB727" w14:textId="77777777" w:rsidR="00804DC1" w:rsidRPr="00804DC1" w:rsidRDefault="009E2BDB" w:rsidP="00804DC1">
            <w:pPr>
              <w:numPr>
                <w:ilvl w:val="0"/>
                <w:numId w:val="5"/>
              </w:numPr>
              <w:spacing w:after="60" w:line="288" w:lineRule="auto"/>
              <w:ind w:left="1199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>Steuern (C+)</w:t>
            </w:r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 xml:space="preserve"> – Steuerinformationen und Formulare für </w:t>
            </w:r>
            <w:proofErr w:type="spellStart"/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>Mitarbeiter:innen</w:t>
            </w:r>
            <w:proofErr w:type="spellEnd"/>
          </w:p>
          <w:p w14:paraId="0DF915BD" w14:textId="375E4364" w:rsidR="009E2BDB" w:rsidRPr="00804DC1" w:rsidRDefault="009E2BDB" w:rsidP="00FE32CE">
            <w:pPr>
              <w:numPr>
                <w:ilvl w:val="0"/>
                <w:numId w:val="7"/>
              </w:numPr>
              <w:spacing w:after="60" w:line="288" w:lineRule="auto"/>
              <w:ind w:left="1134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>Bewerbungsprozess:</w:t>
            </w:r>
            <w:r w:rsidR="00804DC1"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 xml:space="preserve"> </w:t>
            </w:r>
            <w:commentRangeStart w:id="277"/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 xml:space="preserve">Von </w:t>
            </w:r>
            <w:proofErr w:type="spellStart"/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>Bewerber:innen</w:t>
            </w:r>
            <w:proofErr w:type="spellEnd"/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 xml:space="preserve"> bereitgestellte Daten erfolgloser Bewerberbungen</w:t>
            </w:r>
            <w:commentRangeEnd w:id="277"/>
            <w:r w:rsidR="00804DC1">
              <w:rPr>
                <w:rStyle w:val="Kommentarzeichen"/>
              </w:rPr>
              <w:commentReference w:id="277"/>
            </w:r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 xml:space="preserve"> (mit Zustimmung, ohne Zustimmung, und Zustimmung, nicht zutreffend)</w:t>
            </w:r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 xml:space="preserve"> – </w:t>
            </w:r>
            <w:commentRangeStart w:id="278"/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>Geschlecht, Pronomen</w:t>
            </w:r>
            <w:commentRangeEnd w:id="278"/>
            <w:r w:rsidR="00804DC1">
              <w:rPr>
                <w:rStyle w:val="Kommentarzeichen"/>
              </w:rPr>
              <w:commentReference w:id="278"/>
            </w:r>
            <w:r w:rsidRPr="00804DC1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>, Daten zur Bewerbervielfalt (ethnische Zugehörigkeit, Religion, sexuelle Orientierung, Behinderung, Veteranenstatus)</w:t>
            </w:r>
          </w:p>
          <w:p w14:paraId="27C3B154" w14:textId="77777777" w:rsidR="009E2BDB" w:rsidRPr="00B3684C" w:rsidRDefault="009E2BDB" w:rsidP="00FE32CE">
            <w:pPr>
              <w:numPr>
                <w:ilvl w:val="0"/>
                <w:numId w:val="7"/>
              </w:numPr>
              <w:spacing w:after="60" w:line="288" w:lineRule="auto"/>
              <w:ind w:left="1134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>Arbeitserlaubnis</w:t>
            </w: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 xml:space="preserve"> – Nachweis der Arbeitserlaubnis/Arbeitsberechtigung, einschließlich offizieller Dokumente/Kopien von Dokumenten zum Nachweis der Arbeitserlaubnis, sofern vorhanden, einschließlich Kopien von Reisepässen, Ausländerkarten usw.-I-9-Formular, das im I-9 Advantage-System von Amazon enthalten ist</w:t>
            </w:r>
          </w:p>
          <w:p w14:paraId="1976A9CD" w14:textId="77777777" w:rsidR="009E2BDB" w:rsidRPr="00B3684C" w:rsidRDefault="009E2BDB" w:rsidP="00FE32CE">
            <w:pPr>
              <w:numPr>
                <w:ilvl w:val="0"/>
                <w:numId w:val="7"/>
              </w:numPr>
              <w:spacing w:after="60" w:line="288" w:lineRule="auto"/>
              <w:ind w:left="1134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>Kündigungsdaten</w:t>
            </w: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 xml:space="preserve"> – Beendigungsdatum</w:t>
            </w:r>
          </w:p>
          <w:p w14:paraId="785CDF7B" w14:textId="77777777" w:rsidR="009E2BDB" w:rsidRPr="00B3684C" w:rsidRDefault="009E2BDB" w:rsidP="00FE32CE">
            <w:pPr>
              <w:numPr>
                <w:ilvl w:val="0"/>
                <w:numId w:val="7"/>
              </w:numPr>
              <w:spacing w:after="60" w:line="288" w:lineRule="auto"/>
              <w:ind w:left="1134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>Weitere gesundheitliche/medizinische Informationen</w:t>
            </w: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 xml:space="preserve"> – Gesundheitsbescheinigungen (außerhalb der USA), Notizen/Bescheinigungen von Ärzten, Krankenakten, Krankenmeldungen, Dokumente zur kurzfristigen Arbeitsunfähigkeit</w:t>
            </w:r>
          </w:p>
          <w:p w14:paraId="2F176F8D" w14:textId="706F6637" w:rsidR="00F22B42" w:rsidRPr="00CE357F" w:rsidRDefault="009E2BDB" w:rsidP="00FE32CE">
            <w:pPr>
              <w:numPr>
                <w:ilvl w:val="0"/>
                <w:numId w:val="7"/>
              </w:numPr>
              <w:spacing w:after="60" w:line="288" w:lineRule="auto"/>
              <w:ind w:left="1134"/>
              <w:contextualSpacing/>
              <w:jc w:val="both"/>
              <w:rPr>
                <w:rFonts w:ascii="Amazon Ember Light" w:eastAsia="Calibri" w:hAnsi="Amazon Ember Light" w:cs="Amazon Ember Light"/>
                <w:sz w:val="20"/>
                <w:szCs w:val="24"/>
                <w:lang w:val="de-DE"/>
              </w:rPr>
            </w:pP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u w:val="single"/>
                <w:lang w:val="de-DE"/>
              </w:rPr>
              <w:t>Abwesenheitsdokumente</w:t>
            </w:r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 xml:space="preserve"> – </w:t>
            </w:r>
            <w:proofErr w:type="spellStart"/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>Blutspendeformulare</w:t>
            </w:r>
            <w:proofErr w:type="spellEnd"/>
            <w:r w:rsidRPr="00B3684C">
              <w:rPr>
                <w:rFonts w:ascii="Amazon Ember Light" w:eastAsia="Calibri" w:hAnsi="Amazon Ember Light" w:cs="Amazon Ember Light"/>
                <w:bCs/>
                <w:sz w:val="20"/>
                <w:szCs w:val="24"/>
                <w:lang w:val="de-DE"/>
              </w:rPr>
              <w:t xml:space="preserve">, Formulare für medizinische Vorfälle, Arztnachweise, Trauernachweise </w:t>
            </w:r>
          </w:p>
        </w:tc>
      </w:tr>
      <w:tr w:rsidR="00F22B42" w:rsidRPr="00203687" w14:paraId="60D28E92" w14:textId="77777777" w:rsidTr="00BE2112">
        <w:tc>
          <w:tcPr>
            <w:tcW w:w="2661" w:type="dxa"/>
          </w:tcPr>
          <w:p w14:paraId="175C0080" w14:textId="519F94C6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r w:rsidRPr="00203687">
              <w:rPr>
                <w:rFonts w:ascii="Amazon Ember Light" w:hAnsi="Amazon Ember Light" w:cs="Amazon Ember Light"/>
                <w:b/>
                <w:spacing w:val="-2"/>
                <w:sz w:val="20"/>
                <w:szCs w:val="20"/>
                <w:lang w:val="de-DE" w:bidi="de-DE"/>
              </w:rPr>
              <w:lastRenderedPageBreak/>
              <w:t>Zugriff</w:t>
            </w:r>
          </w:p>
        </w:tc>
        <w:tc>
          <w:tcPr>
            <w:tcW w:w="6689" w:type="dxa"/>
          </w:tcPr>
          <w:p w14:paraId="3DE61F8C" w14:textId="77777777" w:rsidR="00F72620" w:rsidRPr="00203687" w:rsidRDefault="00F72620" w:rsidP="00FE32CE">
            <w:pPr>
              <w:jc w:val="both"/>
              <w:rPr>
                <w:rStyle w:val="Fett"/>
                <w:rFonts w:ascii="Amazon Ember Light" w:hAnsi="Amazon Ember Light" w:cs="Amazon Ember Light"/>
                <w:b w:val="0"/>
                <w:sz w:val="20"/>
                <w:szCs w:val="20"/>
                <w:lang w:val="de-DE"/>
              </w:rPr>
            </w:pPr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Das System verwaltet die Zugriffsberechtigungen über einen Amazon Authentification Service. Der Zugriff wird auf der Grundlage von Teams, Regionen und Rollen bereitgestellt. </w:t>
            </w:r>
          </w:p>
          <w:p w14:paraId="40550CAF" w14:textId="77777777" w:rsidR="00F72620" w:rsidRPr="00203687" w:rsidRDefault="00F72620" w:rsidP="00FE32CE">
            <w:pPr>
              <w:jc w:val="both"/>
              <w:rPr>
                <w:rStyle w:val="Fett"/>
                <w:rFonts w:ascii="Amazon Ember Light" w:hAnsi="Amazon Ember Light" w:cs="Amazon Ember Light"/>
                <w:b w:val="0"/>
                <w:bCs w:val="0"/>
                <w:sz w:val="20"/>
                <w:szCs w:val="20"/>
                <w:lang w:val="de-DE"/>
              </w:rPr>
            </w:pPr>
          </w:p>
          <w:p w14:paraId="19D472B6" w14:textId="77777777" w:rsidR="00F72620" w:rsidRPr="00203687" w:rsidRDefault="00F72620" w:rsidP="00FE32CE">
            <w:pPr>
              <w:jc w:val="both"/>
              <w:rPr>
                <w:rStyle w:val="Fett"/>
                <w:rFonts w:ascii="Amazon Ember Light" w:hAnsi="Amazon Ember Light" w:cs="Amazon Ember Light"/>
                <w:b w:val="0"/>
                <w:bCs w:val="0"/>
                <w:sz w:val="20"/>
                <w:szCs w:val="20"/>
                <w:lang w:val="de-DE"/>
              </w:rPr>
            </w:pPr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Die folgenden Gruppen haben Zugriffsrechte:</w:t>
            </w:r>
          </w:p>
          <w:p w14:paraId="0641817E" w14:textId="77777777" w:rsidR="00F72620" w:rsidRPr="00203687" w:rsidRDefault="00F72620" w:rsidP="00FE32CE">
            <w:pPr>
              <w:jc w:val="both"/>
              <w:rPr>
                <w:rStyle w:val="Fett"/>
                <w:rFonts w:ascii="Amazon Ember Light" w:hAnsi="Amazon Ember Light" w:cs="Amazon Ember Light"/>
                <w:b w:val="0"/>
                <w:bCs w:val="0"/>
                <w:sz w:val="20"/>
                <w:szCs w:val="20"/>
                <w:lang w:val="de-DE"/>
              </w:rPr>
            </w:pPr>
          </w:p>
          <w:p w14:paraId="1A117C4B" w14:textId="78505208" w:rsidR="00F72620" w:rsidRPr="00203687" w:rsidRDefault="00B3684C" w:rsidP="00FE32CE">
            <w:pPr>
              <w:pStyle w:val="Listenabsatz"/>
              <w:numPr>
                <w:ilvl w:val="0"/>
                <w:numId w:val="6"/>
              </w:numPr>
              <w:jc w:val="both"/>
              <w:rPr>
                <w:rStyle w:val="Fett"/>
                <w:rFonts w:ascii="Amazon Ember Light" w:hAnsi="Amazon Ember Light" w:cs="Amazon Ember Light"/>
                <w:b w:val="0"/>
                <w:sz w:val="20"/>
                <w:szCs w:val="20"/>
                <w:lang w:val="de-DE"/>
              </w:rPr>
            </w:pPr>
            <w:commentRangeStart w:id="279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HR</w:t>
            </w:r>
            <w:commentRangeEnd w:id="279"/>
            <w:r w:rsidR="00A63884">
              <w:rPr>
                <w:rStyle w:val="Kommentarzeichen"/>
              </w:rPr>
              <w:commentReference w:id="279"/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-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Generalist</w:t>
            </w:r>
            <w:r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s</w:t>
            </w:r>
            <w:proofErr w:type="spellEnd"/>
            <w:r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, </w:t>
            </w:r>
            <w:r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u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m Dokumente von 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Mitarbeiter:innen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/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Bewerber:innen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, die zu den Zuständigkeiten des Benutzers bzw. der Benutzerin gehören, zu verwalten, zu erstellen, zu überprüfen und hochzuladen</w:t>
            </w:r>
            <w:ins w:id="280" w:author="Kuehlhorn, Peggy" w:date="2024-03-21T16:14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.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</w:t>
            </w:r>
            <w:ins w:id="281" w:author="Kuehlhorn, Peggy" w:date="2024-03-21T16:19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S</w:t>
              </w:r>
              <w:r w:rsidR="00D271C2" w:rsidRPr="00D271C2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282" w:author="Kuehlhorn, Peggy" w:date="2024-03-21T16:19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 xml:space="preserve">ie </w:t>
              </w:r>
            </w:ins>
            <w:ins w:id="283" w:author="Kuehlhorn, Peggy" w:date="2024-03-21T16:20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werden</w:t>
              </w:r>
            </w:ins>
            <w:ins w:id="284" w:author="Kuehlhorn, Peggy" w:date="2024-03-21T16:19:00Z">
              <w:r w:rsidR="00D271C2" w:rsidRPr="00D271C2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285" w:author="Kuehlhorn, Peggy" w:date="2024-03-21T16:19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 xml:space="preserve"> anhand von </w:t>
              </w:r>
            </w:ins>
            <w:del w:id="286" w:author="Kuehlhorn, Peggy" w:date="2024-03-21T16:19:00Z">
              <w:r w:rsidRPr="00B3684C" w:rsidDel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In</w:delText>
              </w:r>
            </w:del>
            <w:del w:id="287" w:author="Kuehlhorn, Peggy" w:date="2024-03-21T16:20:00Z">
              <w:r w:rsidRPr="00B3684C" w:rsidDel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 der</w:delText>
              </w:r>
            </w:del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</w:t>
            </w:r>
            <w:ins w:id="288" w:author="Kuehlhorn, Peggy" w:date="2024-03-22T09:13:00Z">
              <w:r w:rsidR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Z</w:t>
              </w:r>
              <w:r w:rsidR="003C1F48" w:rsidRPr="003C1F48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289" w:author="Kuehlhorn, Peggy" w:date="2024-03-22T09:13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>ugriffsr</w:t>
              </w:r>
            </w:ins>
            <w:del w:id="290" w:author="Kuehlhorn, Peggy" w:date="2024-03-22T09:13:00Z">
              <w:r w:rsidRPr="00B3684C" w:rsidDel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R</w:delText>
              </w:r>
            </w:del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egel</w:t>
            </w:r>
            <w:ins w:id="291" w:author="Kuehlhorn, Peggy" w:date="2024-03-21T16:19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n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zugewiesen, um den Zuständigkeiten </w:t>
            </w:r>
            <w:del w:id="292" w:author="Kuehlhorn, Peggy" w:date="2024-03-22T09:07:00Z">
              <w:r w:rsidRPr="00B3684C" w:rsidDel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von Personalassistenten und HR-Generalisten</w:delText>
              </w:r>
            </w:del>
            <w:ins w:id="293" w:author="Kuehlhorn, Peggy" w:date="2024-03-22T09:07:00Z">
              <w:r w:rsidR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v</w:t>
              </w:r>
              <w:r w:rsidR="003C1F48" w:rsidRPr="003C1F48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294" w:author="Kuehlhorn, Peggy" w:date="2024-03-22T09:07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 xml:space="preserve">on </w:t>
              </w:r>
              <w:proofErr w:type="spellStart"/>
              <w:r w:rsidR="003C1F48" w:rsidRPr="003C1F48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295" w:author="Kuehlhorn, Peggy" w:date="2024-03-22T09:07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>Mitarbeiter:innen</w:t>
              </w:r>
              <w:proofErr w:type="spellEnd"/>
              <w:r w:rsidR="003C1F48" w:rsidRPr="003C1F48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296" w:author="Kuehlhorn, Peggy" w:date="2024-03-22T09:07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 xml:space="preserve"> der Personalabteilung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zu entsprechen.</w:t>
            </w:r>
            <w:r w:rsidR="00F72620" w:rsidRPr="00203687">
              <w:rPr>
                <w:rFonts w:ascii="Amazon Ember Light" w:eastAsia="Times New Roman" w:hAnsi="Amazon Ember Light" w:cs="Amazon Ember Light"/>
                <w:color w:val="000000"/>
                <w:sz w:val="20"/>
                <w:szCs w:val="20"/>
                <w:lang w:val="de-DE" w:bidi="de-DE"/>
              </w:rPr>
              <w:t xml:space="preserve"> </w:t>
            </w:r>
            <w:ins w:id="297" w:author="Kuehlhorn, Peggy" w:date="2024-03-21T16:22:00Z">
              <w:r w:rsidR="00D271C2">
                <w:rPr>
                  <w:rFonts w:ascii="Amazon Ember Light" w:eastAsia="Times New Roman" w:hAnsi="Amazon Ember Light" w:cs="Amazon Ember Light"/>
                  <w:color w:val="000000"/>
                  <w:sz w:val="20"/>
                  <w:szCs w:val="20"/>
                  <w:lang w:val="de-DE" w:bidi="de-DE"/>
                </w:rPr>
                <w:t>D</w:t>
              </w:r>
              <w:r w:rsidR="00D271C2" w:rsidRPr="00D271C2">
                <w:rPr>
                  <w:rFonts w:eastAsia="Times New Roman"/>
                  <w:color w:val="000000"/>
                  <w:lang w:val="de-DE"/>
                  <w:rPrChange w:id="298" w:author="Kuehlhorn, Peggy" w:date="2024-03-21T16:22:00Z">
                    <w:rPr>
                      <w:rFonts w:eastAsia="Times New Roman"/>
                      <w:color w:val="000000"/>
                    </w:rPr>
                  </w:rPrChange>
                </w:rPr>
                <w:t xml:space="preserve">er </w:t>
              </w:r>
            </w:ins>
            <w:r w:rsidRPr="00B3684C">
              <w:rPr>
                <w:rFonts w:ascii="Amazon Ember Light" w:eastAsia="Times New Roman" w:hAnsi="Amazon Ember Light" w:cs="Amazon Ember Light"/>
                <w:color w:val="000000"/>
                <w:sz w:val="20"/>
                <w:szCs w:val="20"/>
                <w:lang w:val="de-DE" w:bidi="de-DE"/>
              </w:rPr>
              <w:t xml:space="preserve">Zugriff auf </w:t>
            </w:r>
            <w:commentRangeStart w:id="299"/>
            <w:r w:rsidRPr="00B3684C">
              <w:rPr>
                <w:rFonts w:ascii="Amazon Ember Light" w:eastAsia="Times New Roman" w:hAnsi="Amazon Ember Light" w:cs="Amazon Ember Light"/>
                <w:color w:val="000000"/>
                <w:sz w:val="20"/>
                <w:szCs w:val="20"/>
                <w:lang w:val="de-DE" w:bidi="de-DE"/>
              </w:rPr>
              <w:lastRenderedPageBreak/>
              <w:t xml:space="preserve">Dokumentkategorien </w:t>
            </w:r>
            <w:commentRangeEnd w:id="299"/>
            <w:r w:rsidR="00804DC1">
              <w:rPr>
                <w:rStyle w:val="Kommentarzeichen"/>
              </w:rPr>
              <w:commentReference w:id="299"/>
            </w:r>
            <w:r w:rsidRPr="00B3684C">
              <w:rPr>
                <w:rFonts w:ascii="Amazon Ember Light" w:eastAsia="Times New Roman" w:hAnsi="Amazon Ember Light" w:cs="Amazon Ember Light"/>
                <w:color w:val="000000"/>
                <w:sz w:val="20"/>
                <w:szCs w:val="20"/>
                <w:lang w:val="de-DE" w:bidi="de-DE"/>
              </w:rPr>
              <w:t xml:space="preserve">und Vorlagen, die für die Durchführung von Vorgängen erforderlich sind, </w:t>
            </w:r>
            <w:ins w:id="300" w:author="Kuehlhorn, Peggy" w:date="2024-03-21T16:23:00Z">
              <w:r w:rsidR="00D271C2">
                <w:rPr>
                  <w:rFonts w:ascii="Amazon Ember Light" w:eastAsia="Times New Roman" w:hAnsi="Amazon Ember Light" w:cs="Amazon Ember Light"/>
                  <w:color w:val="000000"/>
                  <w:sz w:val="20"/>
                  <w:szCs w:val="20"/>
                  <w:lang w:val="de-DE" w:bidi="de-DE"/>
                </w:rPr>
                <w:t>s</w:t>
              </w:r>
              <w:r w:rsidR="00D271C2" w:rsidRPr="00D271C2">
                <w:rPr>
                  <w:rFonts w:eastAsia="Times New Roman"/>
                  <w:color w:val="000000"/>
                  <w:lang w:val="de-DE"/>
                  <w:rPrChange w:id="301" w:author="Kuehlhorn, Peggy" w:date="2024-03-21T16:23:00Z">
                    <w:rPr>
                      <w:rFonts w:eastAsia="Times New Roman"/>
                      <w:color w:val="000000"/>
                    </w:rPr>
                  </w:rPrChange>
                </w:rPr>
                <w:t>ind</w:t>
              </w:r>
              <w:r w:rsidR="00D271C2">
                <w:rPr>
                  <w:rFonts w:eastAsia="Times New Roman"/>
                  <w:color w:val="000000"/>
                  <w:lang w:val="de-DE"/>
                </w:rPr>
                <w:t xml:space="preserve"> </w:t>
              </w:r>
            </w:ins>
            <w:r w:rsidRPr="00B3684C">
              <w:rPr>
                <w:rFonts w:ascii="Amazon Ember Light" w:eastAsia="Times New Roman" w:hAnsi="Amazon Ember Light" w:cs="Amazon Ember Light"/>
                <w:color w:val="000000"/>
                <w:sz w:val="20"/>
                <w:szCs w:val="20"/>
                <w:lang w:val="de-DE" w:bidi="de-DE"/>
              </w:rPr>
              <w:t>je nach Region, Zweck und Prozess, den das jeweilige Team unterstützt, eingeschränkt.</w:t>
            </w:r>
          </w:p>
          <w:p w14:paraId="2BDA0198" w14:textId="3B54A1C6" w:rsidR="00F72620" w:rsidRPr="00203687" w:rsidRDefault="00B3684C" w:rsidP="00FE32CE">
            <w:pPr>
              <w:pStyle w:val="Listenabsatz"/>
              <w:numPr>
                <w:ilvl w:val="0"/>
                <w:numId w:val="6"/>
              </w:numPr>
              <w:jc w:val="both"/>
              <w:rPr>
                <w:rStyle w:val="Fett"/>
                <w:rFonts w:ascii="Amazon Ember Light" w:hAnsi="Amazon Ember Light" w:cs="Amazon Ember Light"/>
                <w:b w:val="0"/>
                <w:sz w:val="20"/>
                <w:szCs w:val="20"/>
                <w:lang w:val="de-DE"/>
              </w:rPr>
            </w:pP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Recruiter</w:t>
            </w:r>
            <w:r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s</w:t>
            </w:r>
            <w:proofErr w:type="spellEnd"/>
            <w:r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,</w:t>
            </w:r>
            <w:r w:rsidR="00F72620" w:rsidRPr="00203687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 </w:t>
            </w:r>
            <w:r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u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m Dokumente von 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Mitarbeiter:innen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/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Bewerber:innen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, die zu den Zuständigkeiten des Benutzers bzw. der Benutzerin gehören, zu verwalten, zu erstellen, zu überprüfen und hochzuladen</w:t>
            </w:r>
            <w:ins w:id="302" w:author="Kuehlhorn, Peggy" w:date="2024-03-21T16:15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.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</w:t>
            </w:r>
            <w:ins w:id="303" w:author="Kuehlhorn, Peggy" w:date="2024-03-21T16:20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S</w:t>
              </w:r>
              <w:r w:rsidR="00D271C2" w:rsidRPr="00D271C2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304" w:author="Kuehlhorn, Peggy" w:date="2024-03-21T16:20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 xml:space="preserve">ie </w:t>
              </w:r>
              <w:r w:rsidR="00D271C2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 xml:space="preserve">werden anhand von </w:t>
              </w:r>
            </w:ins>
            <w:del w:id="305" w:author="Kuehlhorn, Peggy" w:date="2024-03-21T16:20:00Z">
              <w:r w:rsidRPr="00B3684C" w:rsidDel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In der</w:delText>
              </w:r>
            </w:del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</w:t>
            </w:r>
            <w:del w:id="306" w:author="Kuehlhorn, Peggy" w:date="2024-03-22T09:14:00Z">
              <w:r w:rsidRPr="00B3684C" w:rsidDel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R</w:delText>
              </w:r>
            </w:del>
            <w:ins w:id="307" w:author="Kuehlhorn, Peggy" w:date="2024-03-22T09:14:00Z">
              <w:r w:rsidR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Z</w:t>
              </w:r>
              <w:r w:rsidR="003C1F48" w:rsidRPr="003C1F48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308" w:author="Kuehlhorn, Peggy" w:date="2024-03-22T09:14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>ugriffsr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egel</w:t>
            </w:r>
            <w:ins w:id="309" w:author="Kuehlhorn, Peggy" w:date="2024-03-21T16:20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n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zugewiesen, um den Zuständigkeiten der 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Recruiter</w:t>
            </w:r>
            <w:proofErr w:type="spellEnd"/>
            <w:del w:id="310" w:author="Kuehlhorn, Peggy" w:date="2024-03-22T09:14:00Z">
              <w:r w:rsidRPr="00B3684C" w:rsidDel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s</w:delText>
              </w:r>
            </w:del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zu entsprechen.</w:t>
            </w:r>
            <w:ins w:id="311" w:author="Kuehlhorn, Peggy" w:date="2024-03-21T16:23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 Der</w:t>
              </w:r>
            </w:ins>
            <w:r w:rsidRPr="007E0BDD">
              <w:rPr>
                <w:lang w:val="de-DE"/>
              </w:rPr>
              <w:t xml:space="preserve"> 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Zugriff auf Dokumentkategorien und Vorlagen, die für die Durchführung von Vorgängen erforderlich sind, </w:t>
            </w:r>
            <w:ins w:id="312" w:author="Kuehlhorn, Peggy" w:date="2024-03-21T16:23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sind 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je nach Region, Zweck und Prozess, den das jeweilige Team unterstützt, eingeschränkt.</w:t>
            </w:r>
            <w:r w:rsidR="00F72620" w:rsidRPr="00203687">
              <w:rPr>
                <w:rFonts w:ascii="Amazon Ember Light" w:eastAsia="Times New Roman" w:hAnsi="Amazon Ember Light" w:cs="Amazon Ember Light"/>
                <w:color w:val="000000"/>
                <w:sz w:val="20"/>
                <w:szCs w:val="20"/>
                <w:lang w:val="de-DE" w:bidi="de-DE"/>
              </w:rPr>
              <w:t xml:space="preserve"> </w:t>
            </w:r>
          </w:p>
          <w:p w14:paraId="657BEE79" w14:textId="4959F47D" w:rsidR="00F72620" w:rsidRPr="00203687" w:rsidRDefault="00B3684C" w:rsidP="00FE32CE">
            <w:pPr>
              <w:pStyle w:val="Listenabsatz"/>
              <w:numPr>
                <w:ilvl w:val="0"/>
                <w:numId w:val="6"/>
              </w:numPr>
              <w:jc w:val="both"/>
              <w:rPr>
                <w:rStyle w:val="Fett"/>
                <w:rFonts w:ascii="Amazon Ember Light" w:hAnsi="Amazon Ember Light" w:cs="Amazon Ember Light"/>
                <w:b w:val="0"/>
                <w:sz w:val="20"/>
                <w:szCs w:val="20"/>
                <w:lang w:val="de-DE"/>
              </w:rPr>
            </w:pPr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Generalist für </w:t>
            </w:r>
            <w:del w:id="313" w:author="Kuehlhorn, Peggy" w:date="2024-03-21T16:22:00Z">
              <w:r w:rsidRPr="00B3684C" w:rsidDel="00D271C2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delText>Personaldienstleistungen</w:delText>
              </w:r>
            </w:del>
            <w:ins w:id="314" w:author="Kuehlhorn, Peggy" w:date="2024-03-21T16:22:00Z">
              <w:r w:rsidR="00D271C2" w:rsidRPr="00B3684C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Personal</w:t>
              </w:r>
              <w:r w:rsidR="00D271C2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</w:rPr>
                <w:t>services</w:t>
              </w:r>
            </w:ins>
            <w:r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,</w:t>
            </w:r>
            <w:r w:rsidR="00F72620" w:rsidRPr="00203687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 </w:t>
            </w:r>
            <w:r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u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m Dokumente von 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Mitarbeiter:innen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/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Bewerber:innen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, die zu den Zuständigkeiten des Benutzers bzw. der Benutzerin gehören, zu verwalten, zu erstellen, zu überprüfen und hochzuladen</w:t>
            </w:r>
            <w:ins w:id="315" w:author="Kuehlhorn, Peggy" w:date="2024-03-21T16:21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. Sie werden anhand von </w:t>
              </w:r>
            </w:ins>
            <w:del w:id="316" w:author="Kuehlhorn, Peggy" w:date="2024-03-21T16:21:00Z">
              <w:r w:rsidRPr="00B3684C" w:rsidDel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 In der </w:delText>
              </w:r>
            </w:del>
            <w:del w:id="317" w:author="Kuehlhorn, Peggy" w:date="2024-03-22T09:14:00Z">
              <w:r w:rsidRPr="00B3684C" w:rsidDel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R</w:delText>
              </w:r>
            </w:del>
            <w:ins w:id="318" w:author="Kuehlhorn, Peggy" w:date="2024-03-22T09:15:00Z">
              <w:r w:rsidR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Z</w:t>
              </w:r>
              <w:r w:rsidR="003C1F48" w:rsidRPr="003C1F48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319" w:author="Kuehlhorn, Peggy" w:date="2024-03-22T09:15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>ugriffsr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egel</w:t>
            </w:r>
            <w:ins w:id="320" w:author="Kuehlhorn, Peggy" w:date="2024-03-21T16:21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n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zugewiesen, um den Zuständigkeiten des </w:t>
            </w:r>
            <w:del w:id="321" w:author="Kuehlhorn, Peggy" w:date="2024-03-22T09:57:00Z">
              <w:r w:rsidRPr="00B3684C" w:rsidDel="00A96315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>HR-Services-Teams</w:delText>
              </w:r>
            </w:del>
            <w:ins w:id="322" w:author="Kuehlhorn, Peggy" w:date="2024-03-22T09:57:00Z">
              <w:r w:rsidR="00A96315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P</w:t>
              </w:r>
              <w:r w:rsidR="00A96315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/>
                </w:rPr>
                <w:t>ersonalserviceabteilungen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</w:t>
            </w:r>
            <w:ins w:id="323" w:author="Kuehlhorn, Peggy" w:date="2024-03-22T09:06:00Z">
              <w:r w:rsidR="003C1F48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(</w:t>
              </w:r>
              <w:r w:rsidR="003C1F48" w:rsidRPr="003C1F48">
                <w:rPr>
                  <w:rStyle w:val="Fett"/>
                  <w:rFonts w:ascii="Amazon Ember Light" w:eastAsia="Amazon Ember Light" w:hAnsi="Amazon Ember Light" w:cs="Amazon Ember Light"/>
                  <w:sz w:val="20"/>
                  <w:szCs w:val="20"/>
                  <w:lang w:val="de-DE" w:bidi="de-DE"/>
                  <w:rPrChange w:id="324" w:author="Kuehlhorn, Peggy" w:date="2024-03-22T09:06:00Z">
                    <w:rPr>
                      <w:rStyle w:val="Fett"/>
                      <w:rFonts w:ascii="Amazon Ember Light" w:eastAsia="Amazon Ember Light" w:hAnsi="Amazon Ember Light" w:cs="Amazon Ember Light"/>
                      <w:sz w:val="20"/>
                      <w:szCs w:val="20"/>
                      <w:lang w:bidi="de-DE"/>
                    </w:rPr>
                  </w:rPrChange>
                </w:rPr>
                <w:t xml:space="preserve">AET) 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zu entsprechen.</w:t>
            </w:r>
            <w:r w:rsidRPr="007E0BDD">
              <w:rPr>
                <w:lang w:val="de-DE"/>
              </w:rPr>
              <w:t xml:space="preserve"> </w:t>
            </w:r>
            <w:ins w:id="325" w:author="Kuehlhorn, Peggy" w:date="2024-03-21T16:23:00Z">
              <w:r w:rsidR="00D271C2">
                <w:rPr>
                  <w:lang w:val="de-DE"/>
                </w:rPr>
                <w:t>D</w:t>
              </w:r>
              <w:r w:rsidR="00D271C2" w:rsidRPr="00D271C2">
                <w:rPr>
                  <w:lang w:val="de-DE"/>
                  <w:rPrChange w:id="326" w:author="Kuehlhorn, Peggy" w:date="2024-03-21T16:23:00Z">
                    <w:rPr/>
                  </w:rPrChange>
                </w:rPr>
                <w:t xml:space="preserve">er 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Zugriff auf Dokumentkategorien und Vorlagen, die für die Durchführung von Vorgängen erforderlich sind, </w:t>
            </w:r>
            <w:ins w:id="327" w:author="Kuehlhorn, Peggy" w:date="2024-03-21T16:23:00Z">
              <w:r w:rsidR="00D271C2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sind</w:t>
              </w:r>
              <w:r w:rsidR="006379CA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 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je nach Region, Zweck und Prozess, den das jeweilige Team unterstützt</w:t>
            </w:r>
            <w:ins w:id="328" w:author="Kuehlhorn, Peggy" w:date="2024-03-21T16:24:00Z">
              <w:r w:rsidR="006379CA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, eingeschränkt</w:t>
              </w:r>
            </w:ins>
            <w:r w:rsidR="00F72620" w:rsidRPr="00203687">
              <w:rPr>
                <w:rFonts w:ascii="Amazon Ember Light" w:eastAsia="Times New Roman" w:hAnsi="Amazon Ember Light" w:cs="Amazon Ember Light"/>
                <w:color w:val="000000"/>
                <w:sz w:val="20"/>
                <w:szCs w:val="20"/>
                <w:lang w:val="de-DE" w:bidi="de-DE"/>
              </w:rPr>
              <w:t xml:space="preserve">. </w:t>
            </w:r>
          </w:p>
          <w:p w14:paraId="5E787205" w14:textId="30152CB0" w:rsidR="00F72620" w:rsidRPr="00203687" w:rsidRDefault="00B3684C" w:rsidP="00FE32CE">
            <w:pPr>
              <w:pStyle w:val="Listenabsatz"/>
              <w:numPr>
                <w:ilvl w:val="0"/>
                <w:numId w:val="6"/>
              </w:numPr>
              <w:jc w:val="both"/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Nur Scannen </w:t>
            </w:r>
            <w:r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–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 DEU</w:t>
            </w:r>
            <w:r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,</w:t>
            </w:r>
            <w:r w:rsidR="00F72620" w:rsidRPr="00203687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 </w:t>
            </w:r>
            <w:r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u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m </w:t>
            </w:r>
            <w:del w:id="329" w:author="Kuehlhorn, Peggy" w:date="2024-03-21T16:24:00Z">
              <w:r w:rsidRPr="00B3684C" w:rsidDel="006379CA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delText xml:space="preserve">gescannte </w:delText>
              </w:r>
            </w:del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Dokumente </w:t>
            </w:r>
            <w:ins w:id="330" w:author="Kuehlhorn, Peggy" w:date="2024-03-21T16:24:00Z">
              <w:r w:rsidR="006379CA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zu scannen </w:t>
              </w:r>
            </w:ins>
            <w:ins w:id="331" w:author="Kuehlhorn, Peggy" w:date="2024-03-22T09:41:00Z">
              <w:r w:rsidR="00E17310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und</w:t>
              </w:r>
            </w:ins>
            <w:ins w:id="332" w:author="Kuehlhorn, Peggy" w:date="2024-03-21T16:25:00Z">
              <w:r w:rsidR="006379CA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 xml:space="preserve"> </w:t>
              </w:r>
            </w:ins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hochzuladen (</w:t>
            </w:r>
            <w:r w:rsidR="00BC498E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von 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Mitarbeiter:innen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/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Bewerber:innen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)</w:t>
            </w:r>
            <w:del w:id="333" w:author="Kuehlhorn, Peggy" w:date="2024-03-21T16:25:00Z">
              <w:r w:rsidR="00F72620" w:rsidRPr="00203687" w:rsidDel="006379CA">
                <w:rPr>
                  <w:rFonts w:ascii="Amazon Ember Light" w:eastAsia="Times New Roman" w:hAnsi="Amazon Ember Light" w:cs="Amazon Ember Light"/>
                  <w:color w:val="000000"/>
                  <w:sz w:val="20"/>
                  <w:szCs w:val="20"/>
                  <w:lang w:val="de-DE" w:bidi="de-DE"/>
                </w:rPr>
                <w:delText xml:space="preserve">. </w:delText>
              </w:r>
              <w:r w:rsidRPr="00B3684C" w:rsidDel="006379CA">
                <w:rPr>
                  <w:rFonts w:ascii="Amazon Ember Light" w:eastAsia="Times New Roman" w:hAnsi="Amazon Ember Light" w:cs="Amazon Ember Light"/>
                  <w:color w:val="000000"/>
                  <w:sz w:val="20"/>
                  <w:szCs w:val="20"/>
                  <w:lang w:val="de-DE" w:bidi="de-DE"/>
                </w:rPr>
                <w:delText>Speicherung der Dokumente in Mitarbeiterdateien</w:delText>
              </w:r>
            </w:del>
            <w:r w:rsidRPr="00B3684C">
              <w:rPr>
                <w:rFonts w:ascii="Amazon Ember Light" w:eastAsia="Times New Roman" w:hAnsi="Amazon Ember Light" w:cs="Amazon Ember Light"/>
                <w:color w:val="000000"/>
                <w:sz w:val="20"/>
                <w:szCs w:val="20"/>
                <w:lang w:val="de-DE" w:bidi="de-DE"/>
              </w:rPr>
              <w:t xml:space="preserve">, </w:t>
            </w:r>
            <w:del w:id="334" w:author="Kuehlhorn, Peggy" w:date="2024-03-21T16:25:00Z">
              <w:r w:rsidRPr="00B3684C" w:rsidDel="006379CA">
                <w:rPr>
                  <w:rFonts w:ascii="Amazon Ember Light" w:eastAsia="Times New Roman" w:hAnsi="Amazon Ember Light" w:cs="Amazon Ember Light"/>
                  <w:color w:val="000000"/>
                  <w:sz w:val="20"/>
                  <w:szCs w:val="20"/>
                  <w:lang w:val="de-DE" w:bidi="de-DE"/>
                </w:rPr>
                <w:delText xml:space="preserve">aber kein </w:delText>
              </w:r>
            </w:del>
            <w:ins w:id="335" w:author="Kuehlhorn, Peggy" w:date="2024-03-21T16:25:00Z">
              <w:r w:rsidR="006379CA">
                <w:rPr>
                  <w:rFonts w:ascii="Amazon Ember Light" w:eastAsia="Times New Roman" w:hAnsi="Amazon Ember Light" w:cs="Amazon Ember Light"/>
                  <w:color w:val="000000"/>
                  <w:sz w:val="20"/>
                  <w:szCs w:val="20"/>
                  <w:lang w:val="de-DE" w:bidi="de-DE"/>
                </w:rPr>
                <w:t xml:space="preserve">ohne </w:t>
              </w:r>
            </w:ins>
            <w:r w:rsidRPr="00B3684C">
              <w:rPr>
                <w:rFonts w:ascii="Amazon Ember Light" w:eastAsia="Times New Roman" w:hAnsi="Amazon Ember Light" w:cs="Amazon Ember Light"/>
                <w:color w:val="000000"/>
                <w:sz w:val="20"/>
                <w:szCs w:val="20"/>
                <w:lang w:val="de-DE" w:bidi="de-DE"/>
              </w:rPr>
              <w:t>Zugriff auf vorhandene Dokumente</w:t>
            </w:r>
            <w:ins w:id="336" w:author="Kuehlhorn, Peggy" w:date="2024-03-21T16:24:00Z">
              <w:r w:rsidR="006379CA">
                <w:rPr>
                  <w:rFonts w:ascii="Amazon Ember Light" w:eastAsia="Times New Roman" w:hAnsi="Amazon Ember Light" w:cs="Amazon Ember Light"/>
                  <w:color w:val="000000"/>
                  <w:sz w:val="20"/>
                  <w:szCs w:val="20"/>
                  <w:lang w:val="de-DE" w:bidi="de-DE"/>
                </w:rPr>
                <w:t>.</w:t>
              </w:r>
            </w:ins>
          </w:p>
          <w:p w14:paraId="4DBB1065" w14:textId="041D4C45" w:rsidR="00F72620" w:rsidRPr="00B3684C" w:rsidRDefault="00B3684C" w:rsidP="00FE32CE">
            <w:pPr>
              <w:pStyle w:val="Listenabsatz"/>
              <w:numPr>
                <w:ilvl w:val="0"/>
                <w:numId w:val="6"/>
              </w:numPr>
              <w:jc w:val="both"/>
              <w:rPr>
                <w:rStyle w:val="Fett"/>
                <w:rFonts w:ascii="Amazon Ember Light" w:hAnsi="Amazon Ember Light" w:cs="Amazon Ember Light"/>
                <w:b w:val="0"/>
                <w:bCs w:val="0"/>
                <w:sz w:val="20"/>
                <w:szCs w:val="20"/>
                <w:lang w:val="de-DE"/>
              </w:rPr>
            </w:pPr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Systems Team (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Systemadministrator:innen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) (intern), 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um Systemverwaltungsaufgaben der zweiten Ebene auszuführen. Zugriff auf die Seiteneinstellungen, um diese zu ändern.</w:t>
            </w:r>
            <w:r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Kein Zugriff auf Inhalte (sofern keine Erlaubnis erteilt wurde)</w:t>
            </w:r>
            <w:ins w:id="337" w:author="Kuehlhorn, Peggy" w:date="2024-03-21T16:25:00Z">
              <w:r w:rsidR="006379CA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.</w:t>
              </w:r>
            </w:ins>
          </w:p>
          <w:p w14:paraId="4EEFCE84" w14:textId="7303B23A" w:rsidR="00F22B42" w:rsidRPr="00203687" w:rsidRDefault="00B3684C" w:rsidP="00FE32CE">
            <w:pPr>
              <w:pStyle w:val="Listenabsatz"/>
              <w:numPr>
                <w:ilvl w:val="0"/>
                <w:numId w:val="6"/>
              </w:numPr>
              <w:jc w:val="both"/>
              <w:rPr>
                <w:rFonts w:ascii="Amazon Ember Light" w:hAnsi="Amazon Ember Light" w:cs="Amazon Ember Light"/>
                <w:sz w:val="20"/>
                <w:szCs w:val="20"/>
                <w:lang w:val="de-DE"/>
              </w:rPr>
            </w:pPr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Interne 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Techniker:innen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 und 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Product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 </w:t>
            </w:r>
            <w:proofErr w:type="spellStart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Owner</w:t>
            </w:r>
            <w:proofErr w:type="spellEnd"/>
            <w:r w:rsidRPr="00B3684C"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>(s)</w:t>
            </w:r>
            <w:r>
              <w:rPr>
                <w:rStyle w:val="Fett"/>
                <w:rFonts w:ascii="Amazon Ember Light" w:eastAsia="Amazon Ember Light" w:hAnsi="Amazon Ember Light" w:cs="Amazon Ember Light"/>
                <w:sz w:val="20"/>
                <w:szCs w:val="20"/>
                <w:lang w:val="de-DE" w:bidi="de-DE"/>
              </w:rPr>
              <w:t xml:space="preserve"> </w:t>
            </w:r>
            <w:r w:rsidR="00F72620"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-  </w:t>
            </w:r>
            <w:r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um 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Fehlerbehebung, Produktverbesserung, Systemoperationen</w:t>
            </w:r>
            <w:r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durchzuführen. </w:t>
            </w:r>
            <w:r w:rsidRPr="00B3684C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Voller Zugriff auf alle Daten</w:t>
            </w:r>
            <w:ins w:id="338" w:author="Kuehlhorn, Peggy" w:date="2024-03-21T16:26:00Z">
              <w:r w:rsidR="006379CA">
                <w:rPr>
                  <w:rStyle w:val="Fett"/>
                  <w:rFonts w:ascii="Amazon Ember Light" w:eastAsia="Amazon Ember Light" w:hAnsi="Amazon Ember Light" w:cs="Amazon Ember Light"/>
                  <w:b w:val="0"/>
                  <w:sz w:val="20"/>
                  <w:szCs w:val="20"/>
                  <w:lang w:val="de-DE" w:bidi="de-DE"/>
                </w:rPr>
                <w:t>.</w:t>
              </w:r>
            </w:ins>
          </w:p>
        </w:tc>
      </w:tr>
      <w:tr w:rsidR="00F22B42" w:rsidRPr="00454D7B" w14:paraId="52D06835" w14:textId="77777777" w:rsidTr="00BE2112">
        <w:tc>
          <w:tcPr>
            <w:tcW w:w="2661" w:type="dxa"/>
          </w:tcPr>
          <w:p w14:paraId="08B4511B" w14:textId="36B0E4E6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r w:rsidRPr="00203687">
              <w:rPr>
                <w:rFonts w:ascii="Amazon Ember Light" w:hAnsi="Amazon Ember Light" w:cs="Amazon Ember Light"/>
                <w:b/>
                <w:sz w:val="20"/>
                <w:szCs w:val="20"/>
                <w:lang w:val="de-DE" w:bidi="de-DE"/>
              </w:rPr>
              <w:lastRenderedPageBreak/>
              <w:t>Ort der Datenspeicherung</w:t>
            </w:r>
          </w:p>
        </w:tc>
        <w:tc>
          <w:tcPr>
            <w:tcW w:w="6689" w:type="dxa"/>
          </w:tcPr>
          <w:p w14:paraId="08983907" w14:textId="16B512DB" w:rsidR="00F22B42" w:rsidRPr="00203687" w:rsidRDefault="00F72620" w:rsidP="00FE32CE">
            <w:pPr>
              <w:spacing w:before="100" w:beforeAutospacing="1" w:after="100" w:afterAutospacing="1"/>
              <w:jc w:val="both"/>
              <w:rPr>
                <w:rFonts w:ascii="Amazon Ember Light" w:eastAsia="Times New Roman" w:hAnsi="Amazon Ember Light" w:cs="Amazon Ember Light"/>
                <w:color w:val="000000" w:themeColor="text1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bidi="de-DE"/>
              </w:rPr>
              <w:fldChar w:fldCharType="begin"/>
            </w:r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instrText xml:space="preserve"> MERGEFIELD Server </w:instrText>
            </w:r>
            <w:r w:rsidRPr="00203687">
              <w:rPr>
                <w:rFonts w:ascii="Amazon Ember Light" w:eastAsia="Amazon Ember Light" w:hAnsi="Amazon Ember Light" w:cs="Amazon Ember Light"/>
                <w:noProof/>
                <w:color w:val="000000" w:themeColor="text1"/>
                <w:sz w:val="20"/>
                <w:szCs w:val="20"/>
                <w:lang w:bidi="de-DE"/>
              </w:rPr>
              <w:fldChar w:fldCharType="end"/>
            </w:r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Daten werden auf AWS-Servern in </w:t>
            </w:r>
            <w:ins w:id="339" w:author="Kuehlhorn, Peggy" w:date="2024-03-21T16:26:00Z">
              <w:r w:rsidR="006379CA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t xml:space="preserve">der </w:t>
              </w:r>
            </w:ins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>EU</w:t>
            </w:r>
            <w:del w:id="340" w:author="Kuehlhorn, Peggy" w:date="2024-03-21T16:26:00Z">
              <w:r w:rsidRPr="00203687" w:rsidDel="006379CA">
                <w:rPr>
                  <w:rFonts w:ascii="Amazon Ember Light" w:eastAsia="Amazon Ember Light" w:hAnsi="Amazon Ember Light" w:cs="Amazon Ember Light"/>
                  <w:color w:val="000000" w:themeColor="text1"/>
                  <w:sz w:val="20"/>
                  <w:szCs w:val="20"/>
                  <w:lang w:val="de-DE" w:bidi="de-DE"/>
                </w:rPr>
                <w:delText>-Daten</w:delText>
              </w:r>
            </w:del>
            <w:r w:rsidRPr="00203687">
              <w:rPr>
                <w:rFonts w:ascii="Amazon Ember Light" w:eastAsia="Amazon Ember Light" w:hAnsi="Amazon Ember Light" w:cs="Amazon Ember Light"/>
                <w:color w:val="000000" w:themeColor="text1"/>
                <w:sz w:val="20"/>
                <w:szCs w:val="20"/>
                <w:lang w:val="de-DE" w:bidi="de-DE"/>
              </w:rPr>
              <w:t xml:space="preserve"> in eu-west-1 (Irland, EU) gespeichert.</w:t>
            </w:r>
            <w:r w:rsidR="00F22B42" w:rsidRPr="00203687">
              <w:rPr>
                <w:rFonts w:ascii="Amazon Ember Light" w:hAnsi="Amazon Ember Light" w:cs="Amazon Ember Light"/>
                <w:spacing w:val="-2"/>
                <w:sz w:val="20"/>
                <w:szCs w:val="20"/>
                <w:lang w:val="de-DE" w:bidi="de-DE"/>
              </w:rPr>
              <w:t xml:space="preserve"> </w:t>
            </w:r>
          </w:p>
        </w:tc>
      </w:tr>
      <w:tr w:rsidR="00F22B42" w:rsidRPr="003C1F48" w14:paraId="4AD0DA06" w14:textId="77777777" w:rsidTr="00BE2112">
        <w:tc>
          <w:tcPr>
            <w:tcW w:w="2661" w:type="dxa"/>
          </w:tcPr>
          <w:p w14:paraId="605394DB" w14:textId="77777777" w:rsidR="00F22B42" w:rsidRPr="00203687" w:rsidRDefault="00F22B42" w:rsidP="00F22B42">
            <w:pPr>
              <w:pStyle w:val="TableParagraph"/>
              <w:spacing w:line="275" w:lineRule="exact"/>
              <w:ind w:left="0"/>
              <w:rPr>
                <w:b/>
                <w:sz w:val="20"/>
                <w:szCs w:val="20"/>
              </w:rPr>
            </w:pPr>
            <w:r w:rsidRPr="00203687">
              <w:rPr>
                <w:b/>
                <w:spacing w:val="-2"/>
                <w:sz w:val="20"/>
                <w:szCs w:val="20"/>
                <w:lang w:bidi="de-DE"/>
              </w:rPr>
              <w:t>Dauer der</w:t>
            </w:r>
          </w:p>
          <w:p w14:paraId="203A889B" w14:textId="01828D99" w:rsidR="00F22B42" w:rsidRPr="00203687" w:rsidRDefault="00F22B42" w:rsidP="00F22B42">
            <w:pPr>
              <w:rPr>
                <w:rFonts w:ascii="Amazon Ember Light" w:hAnsi="Amazon Ember Light" w:cs="Amazon Ember Light"/>
                <w:b/>
                <w:sz w:val="20"/>
                <w:szCs w:val="20"/>
              </w:rPr>
            </w:pPr>
            <w:r w:rsidRPr="00203687">
              <w:rPr>
                <w:rFonts w:ascii="Amazon Ember Light" w:hAnsi="Amazon Ember Light" w:cs="Amazon Ember Light"/>
                <w:b/>
                <w:spacing w:val="-2"/>
                <w:sz w:val="20"/>
                <w:szCs w:val="20"/>
                <w:lang w:val="de-DE" w:bidi="de-DE"/>
              </w:rPr>
              <w:t>Datenspeicherung</w:t>
            </w:r>
          </w:p>
        </w:tc>
        <w:tc>
          <w:tcPr>
            <w:tcW w:w="6689" w:type="dxa"/>
          </w:tcPr>
          <w:p w14:paraId="00976380" w14:textId="73D9A00D" w:rsidR="00F22B42" w:rsidRPr="003C1F48" w:rsidRDefault="00F72620" w:rsidP="00FE32CE">
            <w:pPr>
              <w:jc w:val="both"/>
              <w:rPr>
                <w:rFonts w:ascii="Amazon Ember Light" w:hAnsi="Amazon Ember Light" w:cs="Amazon Ember Light"/>
                <w:sz w:val="20"/>
                <w:szCs w:val="20"/>
                <w:lang w:val="de-DE"/>
                <w:rPrChange w:id="341" w:author="Kuehlhorn, Peggy" w:date="2024-03-22T09:15:00Z">
                  <w:rPr>
                    <w:rFonts w:ascii="Amazon Ember Light" w:hAnsi="Amazon Ember Light" w:cs="Amazon Ember Light"/>
                    <w:sz w:val="20"/>
                    <w:szCs w:val="20"/>
                  </w:rPr>
                </w:rPrChange>
              </w:rPr>
            </w:pPr>
            <w:commentRangeStart w:id="342"/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>Personenbezogene</w:t>
            </w:r>
            <w:commentRangeEnd w:id="342"/>
            <w:r w:rsidR="003C1F48">
              <w:rPr>
                <w:rStyle w:val="Kommentarzeichen"/>
              </w:rPr>
              <w:commentReference w:id="342"/>
            </w:r>
            <w:r w:rsidRPr="00203687">
              <w:rPr>
                <w:rStyle w:val="Fett"/>
                <w:rFonts w:ascii="Amazon Ember Light" w:eastAsia="Amazon Ember Light" w:hAnsi="Amazon Ember Light" w:cs="Amazon Ember Light"/>
                <w:b w:val="0"/>
                <w:sz w:val="20"/>
                <w:szCs w:val="20"/>
                <w:lang w:val="de-DE" w:bidi="de-DE"/>
              </w:rPr>
              <w:t xml:space="preserve"> Daten, die im System gespeichert werden, werden in Übereinstimmung mit der Amazon HR Data Retention &amp; Destruction Policy aufbewahrt und verarbeitet. Nach Ablauf der Aufbewahrungsfristen werden personenbezogene Daten entpersonalisiert.</w:t>
            </w:r>
          </w:p>
        </w:tc>
      </w:tr>
    </w:tbl>
    <w:p w14:paraId="4948FEAF" w14:textId="77777777" w:rsidR="00616534" w:rsidRPr="003C1F48" w:rsidRDefault="00616534" w:rsidP="00616534">
      <w:pPr>
        <w:rPr>
          <w:rFonts w:ascii="Amazon Ember Light" w:hAnsi="Amazon Ember Light" w:cs="Amazon Ember Light"/>
          <w:sz w:val="20"/>
          <w:szCs w:val="20"/>
          <w:lang w:val="de-DE"/>
          <w:rPrChange w:id="343" w:author="Kuehlhorn, Peggy" w:date="2024-03-22T09:15:00Z">
            <w:rPr>
              <w:rFonts w:ascii="Amazon Ember Light" w:hAnsi="Amazon Ember Light" w:cs="Amazon Ember Light"/>
              <w:sz w:val="20"/>
              <w:szCs w:val="20"/>
            </w:rPr>
          </w:rPrChange>
        </w:rPr>
      </w:pPr>
    </w:p>
    <w:p w14:paraId="105F5119" w14:textId="6EB864A0" w:rsidR="000B2637" w:rsidRPr="00203687" w:rsidRDefault="00F72620" w:rsidP="00FE32CE">
      <w:pPr>
        <w:jc w:val="both"/>
        <w:rPr>
          <w:rFonts w:ascii="Amazon Ember Light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 xml:space="preserve">EDM </w:t>
      </w:r>
      <w:r w:rsidR="00F22B42" w:rsidRPr="00203687">
        <w:rPr>
          <w:rFonts w:ascii="Amazon Ember Light" w:hAnsi="Amazon Ember Light" w:cs="Amazon Ember Light"/>
          <w:sz w:val="20"/>
          <w:szCs w:val="20"/>
          <w:lang w:val="de-DE"/>
        </w:rPr>
        <w:t>wurde von unserer internen Datenschutzbeauftragten Sabine Meinecke geprüft und die geplante Einführung aus ihrer Sicht als zulässig befunden.</w:t>
      </w:r>
    </w:p>
    <w:p w14:paraId="45FD0C32" w14:textId="06ECCFA4" w:rsidR="00F22B42" w:rsidRPr="00203687" w:rsidRDefault="00F22B42" w:rsidP="00616534">
      <w:pPr>
        <w:rPr>
          <w:rFonts w:ascii="Amazon Ember Light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>Wir bitten um Zustimmung.</w:t>
      </w:r>
    </w:p>
    <w:p w14:paraId="3E47511A" w14:textId="14A6E94B" w:rsidR="00F22B42" w:rsidRPr="00203687" w:rsidRDefault="000B2637" w:rsidP="00F22B42">
      <w:pPr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</w:pPr>
      <w:r w:rsidRPr="00203687">
        <w:rPr>
          <w:rFonts w:ascii="Amazon Ember Light" w:eastAsia="Amazon Ember Light" w:hAnsi="Amazon Ember Light" w:cs="Amazon Ember Light"/>
          <w:sz w:val="20"/>
          <w:szCs w:val="20"/>
          <w:lang w:bidi="en-US"/>
        </w:rPr>
        <w:sym w:font="Webdings" w:char="F063"/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 xml:space="preserve"> </w:t>
      </w:r>
      <w:r w:rsidR="00F22B42"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ab/>
        <w:t xml:space="preserve">Siehe beigefügte Unterlagen: </w:t>
      </w:r>
    </w:p>
    <w:p w14:paraId="50FF1907" w14:textId="18D182BF" w:rsidR="00F22B42" w:rsidRPr="00203687" w:rsidRDefault="00F22B42" w:rsidP="00F22B42">
      <w:pPr>
        <w:ind w:firstLine="720"/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</w:pPr>
      <w:r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>DSFA</w:t>
      </w:r>
    </w:p>
    <w:p w14:paraId="15BC0554" w14:textId="5D6EB482" w:rsidR="000E63DD" w:rsidRPr="00203687" w:rsidRDefault="00F22B42" w:rsidP="008E1B97">
      <w:pPr>
        <w:ind w:firstLine="720"/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</w:pPr>
      <w:r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>Screenshots im Anhang</w:t>
      </w:r>
    </w:p>
    <w:p w14:paraId="57009185" w14:textId="1244060A" w:rsidR="000B2637" w:rsidRPr="00203687" w:rsidRDefault="000B2637" w:rsidP="00616534">
      <w:pPr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</w:pPr>
      <w:r w:rsidRPr="00203687">
        <w:rPr>
          <w:rFonts w:ascii="Amazon Ember Light" w:eastAsia="Amazon Ember Light" w:hAnsi="Amazon Ember Light" w:cs="Amazon Ember Light"/>
          <w:sz w:val="20"/>
          <w:szCs w:val="20"/>
          <w:lang w:bidi="en-US"/>
        </w:rPr>
        <w:lastRenderedPageBreak/>
        <w:sym w:font="Webdings" w:char="F063"/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 xml:space="preserve"> </w:t>
      </w:r>
      <w:r w:rsidR="00F22B42"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ab/>
        <w:t>Die erforderlichen Unterlagen können eingesehen werden.</w:t>
      </w:r>
    </w:p>
    <w:p w14:paraId="4BDB9274" w14:textId="399F865D" w:rsidR="000B2637" w:rsidRPr="00203687" w:rsidRDefault="000B2637" w:rsidP="00616534">
      <w:pPr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</w:pPr>
      <w:r w:rsidRPr="00203687">
        <w:rPr>
          <w:rFonts w:ascii="Amazon Ember Light" w:eastAsia="Amazon Ember Light" w:hAnsi="Amazon Ember Light" w:cs="Amazon Ember Light"/>
          <w:sz w:val="20"/>
          <w:szCs w:val="20"/>
          <w:lang w:bidi="en-US"/>
        </w:rPr>
        <w:sym w:font="Webdings" w:char="F063"/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 xml:space="preserve"> </w:t>
      </w:r>
      <w:r w:rsidR="00F22B42"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ab/>
        <w:t>Wir beziehen uns auch auf die zusätzlichen mündlichen Ausführungen gegenüber dem Betriebsrat vom</w:t>
      </w:r>
      <w:r w:rsidR="000E63DD"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 xml:space="preserve"> </w:t>
      </w:r>
      <w:r w:rsidR="00670817"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>___________________</w:t>
      </w:r>
      <w:r w:rsidR="00F22B42" w:rsidRPr="00203687">
        <w:rPr>
          <w:rFonts w:ascii="Amazon Ember Light" w:eastAsia="Amazon Ember Light" w:hAnsi="Amazon Ember Light" w:cs="Amazon Ember Light"/>
          <w:sz w:val="20"/>
          <w:szCs w:val="20"/>
          <w:lang w:val="de-DE" w:bidi="en-US"/>
        </w:rPr>
        <w:t xml:space="preserve"> </w:t>
      </w:r>
      <w:sdt>
        <w:sdtPr>
          <w:rPr>
            <w:rFonts w:ascii="Amazon Ember Light" w:hAnsi="Amazon Ember Light" w:cs="Amazon Ember Light"/>
            <w:sz w:val="20"/>
            <w:szCs w:val="20"/>
          </w:rPr>
          <w:alias w:val="Date"/>
          <w:tag w:val="Date"/>
          <w:id w:val="-92929753"/>
          <w:placeholder>
            <w:docPart w:val="334161C0C71A47918C8B0A4CEF87312B"/>
          </w:placeholder>
          <w:showingPlcHdr/>
          <w:date w:fullDate="2023-10-03T00:00:00Z">
            <w:dateFormat w:val="dd/MM/yyyy"/>
            <w:lid w:val="en-US"/>
            <w:storeMappedDataAs w:val="dateTime"/>
            <w:calendar w:val="gregorian"/>
          </w:date>
        </w:sdtPr>
        <w:sdtContent>
          <w:r w:rsidR="00F22B42" w:rsidRPr="00203687">
            <w:rPr>
              <w:rStyle w:val="Platzhaltertext"/>
              <w:rFonts w:ascii="Amazon Ember Light" w:hAnsi="Amazon Ember Light" w:cs="Amazon Ember Light"/>
              <w:sz w:val="20"/>
              <w:szCs w:val="20"/>
              <w:lang w:val="de-DE"/>
            </w:rPr>
            <w:t>Click or tap to enter a date.</w:t>
          </w:r>
        </w:sdtContent>
      </w:sdt>
    </w:p>
    <w:p w14:paraId="418E3EA3" w14:textId="77777777" w:rsidR="000B2637" w:rsidRPr="00203687" w:rsidRDefault="000B2637" w:rsidP="00616534">
      <w:pPr>
        <w:rPr>
          <w:rFonts w:ascii="Amazon Ember Light" w:hAnsi="Amazon Ember Light" w:cs="Amazon Ember Light"/>
          <w:sz w:val="20"/>
          <w:szCs w:val="20"/>
          <w:lang w:val="de-DE"/>
        </w:rPr>
      </w:pPr>
    </w:p>
    <w:p w14:paraId="70188AF2" w14:textId="77777777" w:rsidR="00F22B42" w:rsidRPr="00203687" w:rsidRDefault="00F22B42" w:rsidP="00F22B42">
      <w:pPr>
        <w:spacing w:after="0" w:line="240" w:lineRule="auto"/>
        <w:rPr>
          <w:rFonts w:ascii="Amazon Ember Light" w:eastAsia="Calibri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eastAsia="Calibri" w:hAnsi="Amazon Ember Light" w:cs="Amazon Ember Light"/>
          <w:sz w:val="20"/>
          <w:szCs w:val="20"/>
          <w:lang w:val="de-DE"/>
        </w:rPr>
        <w:t>Bei Rückfragen steht Ihnen der/die Unterzeichner/in gerne zur Verfügung.</w:t>
      </w:r>
    </w:p>
    <w:tbl>
      <w:tblPr>
        <w:tblStyle w:val="TableGrid1"/>
        <w:tblW w:w="93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567"/>
        <w:gridCol w:w="1559"/>
        <w:gridCol w:w="709"/>
        <w:gridCol w:w="4373"/>
      </w:tblGrid>
      <w:tr w:rsidR="00F22B42" w:rsidRPr="00203687" w14:paraId="7663EC57" w14:textId="77777777" w:rsidTr="00BE2112">
        <w:trPr>
          <w:trHeight w:val="340"/>
        </w:trPr>
        <w:tc>
          <w:tcPr>
            <w:tcW w:w="2093" w:type="dxa"/>
            <w:tcBorders>
              <w:bottom w:val="dotted" w:sz="4" w:space="0" w:color="auto"/>
            </w:tcBorders>
            <w:vAlign w:val="bottom"/>
          </w:tcPr>
          <w:p w14:paraId="78976032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  <w:p w14:paraId="625248C9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bottom"/>
          </w:tcPr>
          <w:p w14:paraId="09BF3325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  <w:t xml:space="preserve">, den </w:t>
            </w:r>
          </w:p>
        </w:tc>
        <w:tc>
          <w:tcPr>
            <w:tcW w:w="1559" w:type="dxa"/>
            <w:tcBorders>
              <w:bottom w:val="dotted" w:sz="4" w:space="0" w:color="auto"/>
            </w:tcBorders>
            <w:vAlign w:val="bottom"/>
          </w:tcPr>
          <w:p w14:paraId="0719CA0B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709" w:type="dxa"/>
            <w:vAlign w:val="bottom"/>
          </w:tcPr>
          <w:p w14:paraId="0368B2EF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  <w:tcBorders>
              <w:bottom w:val="dotted" w:sz="4" w:space="0" w:color="auto"/>
            </w:tcBorders>
            <w:vAlign w:val="bottom"/>
          </w:tcPr>
          <w:p w14:paraId="62A5315F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</w:tr>
      <w:tr w:rsidR="00F22B42" w:rsidRPr="00203687" w14:paraId="7C576D95" w14:textId="77777777" w:rsidTr="00BE2112">
        <w:trPr>
          <w:trHeight w:val="340"/>
        </w:trPr>
        <w:tc>
          <w:tcPr>
            <w:tcW w:w="2093" w:type="dxa"/>
            <w:tcBorders>
              <w:top w:val="dotted" w:sz="4" w:space="0" w:color="auto"/>
            </w:tcBorders>
          </w:tcPr>
          <w:p w14:paraId="726EB5D8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  <w:t>Ort</w:t>
            </w:r>
          </w:p>
        </w:tc>
        <w:tc>
          <w:tcPr>
            <w:tcW w:w="567" w:type="dxa"/>
            <w:tcMar>
              <w:left w:w="28" w:type="dxa"/>
              <w:right w:w="28" w:type="dxa"/>
            </w:tcMar>
          </w:tcPr>
          <w:p w14:paraId="1C432392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1559" w:type="dxa"/>
            <w:tcBorders>
              <w:top w:val="dotted" w:sz="4" w:space="0" w:color="auto"/>
            </w:tcBorders>
          </w:tcPr>
          <w:p w14:paraId="56B85481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  <w:t>Datum</w:t>
            </w:r>
          </w:p>
        </w:tc>
        <w:tc>
          <w:tcPr>
            <w:tcW w:w="709" w:type="dxa"/>
          </w:tcPr>
          <w:p w14:paraId="788EC91A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  <w:tcBorders>
              <w:top w:val="dotted" w:sz="4" w:space="0" w:color="auto"/>
            </w:tcBorders>
          </w:tcPr>
          <w:p w14:paraId="18C5EE66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  <w:t>Unterschrift Arbeitgeber</w:t>
            </w:r>
          </w:p>
        </w:tc>
      </w:tr>
      <w:tr w:rsidR="00F22B42" w:rsidRPr="00203687" w14:paraId="02BA446A" w14:textId="77777777" w:rsidTr="00BE2112">
        <w:trPr>
          <w:trHeight w:val="340"/>
        </w:trPr>
        <w:tc>
          <w:tcPr>
            <w:tcW w:w="2093" w:type="dxa"/>
          </w:tcPr>
          <w:p w14:paraId="4113E59D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</w:tcPr>
          <w:p w14:paraId="335C94DF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1559" w:type="dxa"/>
          </w:tcPr>
          <w:p w14:paraId="01C80AE1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709" w:type="dxa"/>
          </w:tcPr>
          <w:p w14:paraId="7256015F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</w:tcPr>
          <w:p w14:paraId="687F9D16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</w:tr>
      <w:tr w:rsidR="00F22B42" w:rsidRPr="00203687" w14:paraId="78B10028" w14:textId="77777777" w:rsidTr="00BE2112">
        <w:trPr>
          <w:trHeight w:val="340"/>
        </w:trPr>
        <w:tc>
          <w:tcPr>
            <w:tcW w:w="4219" w:type="dxa"/>
            <w:gridSpan w:val="3"/>
            <w:tcBorders>
              <w:bottom w:val="dotted" w:sz="4" w:space="0" w:color="auto"/>
            </w:tcBorders>
          </w:tcPr>
          <w:p w14:paraId="3EDF4DCE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709" w:type="dxa"/>
          </w:tcPr>
          <w:p w14:paraId="17B8B3A1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  <w:tcBorders>
              <w:bottom w:val="dotted" w:sz="4" w:space="0" w:color="auto"/>
            </w:tcBorders>
          </w:tcPr>
          <w:p w14:paraId="23CFDF29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</w:tr>
      <w:tr w:rsidR="00F22B42" w:rsidRPr="00203687" w14:paraId="791E1C52" w14:textId="77777777" w:rsidTr="00BE2112">
        <w:trPr>
          <w:trHeight w:val="340"/>
        </w:trPr>
        <w:tc>
          <w:tcPr>
            <w:tcW w:w="4219" w:type="dxa"/>
            <w:gridSpan w:val="3"/>
            <w:tcBorders>
              <w:top w:val="dotted" w:sz="4" w:space="0" w:color="auto"/>
            </w:tcBorders>
          </w:tcPr>
          <w:p w14:paraId="395FFDAF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  <w:t>Positionsbezeichnung</w:t>
            </w:r>
          </w:p>
        </w:tc>
        <w:tc>
          <w:tcPr>
            <w:tcW w:w="709" w:type="dxa"/>
          </w:tcPr>
          <w:p w14:paraId="329405DB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  <w:tcBorders>
              <w:top w:val="dotted" w:sz="4" w:space="0" w:color="auto"/>
            </w:tcBorders>
          </w:tcPr>
          <w:p w14:paraId="73B16FE2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  <w:t>Name in Druckbuchstaben</w:t>
            </w:r>
          </w:p>
        </w:tc>
      </w:tr>
    </w:tbl>
    <w:p w14:paraId="1EF0FB75" w14:textId="364855F0" w:rsidR="00616534" w:rsidRPr="00203687" w:rsidRDefault="00F22B42" w:rsidP="00612CFC">
      <w:pPr>
        <w:pStyle w:val="berschrift1"/>
        <w:rPr>
          <w:sz w:val="20"/>
          <w:szCs w:val="20"/>
          <w:lang w:val="de-DE"/>
        </w:rPr>
      </w:pPr>
      <w:proofErr w:type="spellStart"/>
      <w:r w:rsidRPr="00203687">
        <w:rPr>
          <w:sz w:val="20"/>
          <w:szCs w:val="20"/>
        </w:rPr>
        <w:t>Empfangsbestätigung</w:t>
      </w:r>
      <w:proofErr w:type="spellEnd"/>
    </w:p>
    <w:p w14:paraId="2AFC7E41" w14:textId="084265F2" w:rsidR="00940E9A" w:rsidRPr="00203687" w:rsidRDefault="00940E9A" w:rsidP="00940E9A">
      <w:pPr>
        <w:rPr>
          <w:rFonts w:ascii="Amazon Ember Light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eastAsia="Calibri" w:hAnsi="Amazon Ember Light" w:cs="Amazon Ember Light"/>
          <w:sz w:val="20"/>
          <w:szCs w:val="20"/>
          <w:lang w:val="de-DE"/>
        </w:rPr>
        <w:t>Obiges Unterrichtungsschreiben vom</w:t>
      </w:r>
      <w:r w:rsidR="000509F5" w:rsidRPr="00203687">
        <w:rPr>
          <w:rFonts w:ascii="Amazon Ember Light" w:eastAsia="Calibri" w:hAnsi="Amazon Ember Light" w:cs="Amazon Ember Light"/>
          <w:sz w:val="20"/>
          <w:szCs w:val="20"/>
          <w:lang w:val="de-DE"/>
        </w:rPr>
        <w:t xml:space="preserve"> ____________________</w:t>
      </w:r>
      <w:r w:rsidRPr="00203687">
        <w:rPr>
          <w:rFonts w:ascii="Amazon Ember Light" w:eastAsia="Calibri" w:hAnsi="Amazon Ember Light" w:cs="Amazon Ember Light"/>
          <w:sz w:val="20"/>
          <w:szCs w:val="20"/>
          <w:lang w:val="de-DE"/>
        </w:rPr>
        <w:t xml:space="preserve"> </w:t>
      </w:r>
      <w:sdt>
        <w:sdtPr>
          <w:rPr>
            <w:rFonts w:ascii="Amazon Ember Light" w:hAnsi="Amazon Ember Light" w:cs="Amazon Ember Light"/>
            <w:sz w:val="20"/>
            <w:szCs w:val="20"/>
          </w:rPr>
          <w:alias w:val="Date"/>
          <w:tag w:val="Date"/>
          <w:id w:val="-2104407108"/>
          <w:placeholder>
            <w:docPart w:val="2420998626C14289BCEE8B76B59B275B"/>
          </w:placeholder>
          <w:showingPlcHdr/>
          <w:date w:fullDate="2023-10-03T00:00:00Z">
            <w:dateFormat w:val="dd/MM/yyyy"/>
            <w:lid w:val="en-US"/>
            <w:storeMappedDataAs w:val="dateTime"/>
            <w:calendar w:val="gregorian"/>
          </w:date>
        </w:sdtPr>
        <w:sdtContent>
          <w:r w:rsidRPr="00203687">
            <w:rPr>
              <w:rStyle w:val="Platzhaltertext"/>
              <w:rFonts w:ascii="Amazon Ember Light" w:hAnsi="Amazon Ember Light" w:cs="Amazon Ember Light"/>
              <w:sz w:val="20"/>
              <w:szCs w:val="20"/>
              <w:lang w:val="de-DE"/>
            </w:rPr>
            <w:t>Click or tap to enter a date.</w:t>
          </w:r>
        </w:sdtContent>
      </w:sdt>
      <w:r w:rsidRPr="00203687">
        <w:rPr>
          <w:rFonts w:ascii="Amazon Ember Light" w:hAnsi="Amazon Ember Light" w:cs="Amazon Ember Light"/>
          <w:sz w:val="20"/>
          <w:szCs w:val="20"/>
          <w:lang w:val="de-DE"/>
        </w:rPr>
        <w:t xml:space="preserve">  </w:t>
      </w: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127"/>
        <w:gridCol w:w="1671"/>
        <w:gridCol w:w="2674"/>
      </w:tblGrid>
      <w:tr w:rsidR="00940E9A" w:rsidRPr="00203687" w14:paraId="7EC87A89" w14:textId="77777777" w:rsidTr="00940E9A">
        <w:trPr>
          <w:trHeight w:val="340"/>
        </w:trPr>
        <w:tc>
          <w:tcPr>
            <w:tcW w:w="2127" w:type="dxa"/>
            <w:vAlign w:val="bottom"/>
          </w:tcPr>
          <w:p w14:paraId="58E13951" w14:textId="77777777" w:rsidR="00940E9A" w:rsidRPr="00203687" w:rsidRDefault="00940E9A" w:rsidP="00940E9A">
            <w:pPr>
              <w:ind w:left="-110"/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  <w:t>wurde mir heute, am</w:t>
            </w:r>
          </w:p>
        </w:tc>
        <w:tc>
          <w:tcPr>
            <w:tcW w:w="1671" w:type="dxa"/>
            <w:tcBorders>
              <w:bottom w:val="dotted" w:sz="4" w:space="0" w:color="auto"/>
            </w:tcBorders>
            <w:vAlign w:val="bottom"/>
          </w:tcPr>
          <w:p w14:paraId="5360C286" w14:textId="4F44E62C" w:rsidR="00940E9A" w:rsidRPr="00203687" w:rsidRDefault="00940E9A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2674" w:type="dxa"/>
            <w:vAlign w:val="bottom"/>
          </w:tcPr>
          <w:p w14:paraId="42137050" w14:textId="77777777" w:rsidR="00940E9A" w:rsidRPr="00203687" w:rsidRDefault="00940E9A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  <w:t>, übergeben.</w:t>
            </w:r>
          </w:p>
        </w:tc>
      </w:tr>
      <w:tr w:rsidR="00940E9A" w:rsidRPr="00203687" w14:paraId="714FDC2A" w14:textId="77777777" w:rsidTr="00940E9A">
        <w:trPr>
          <w:trHeight w:val="181"/>
        </w:trPr>
        <w:tc>
          <w:tcPr>
            <w:tcW w:w="2127" w:type="dxa"/>
            <w:vAlign w:val="center"/>
          </w:tcPr>
          <w:p w14:paraId="6C11D2ED" w14:textId="77777777" w:rsidR="00940E9A" w:rsidRPr="00203687" w:rsidRDefault="00940E9A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1671" w:type="dxa"/>
            <w:tcBorders>
              <w:top w:val="dotted" w:sz="4" w:space="0" w:color="auto"/>
            </w:tcBorders>
            <w:vAlign w:val="center"/>
          </w:tcPr>
          <w:p w14:paraId="02D5C35D" w14:textId="0C220E36" w:rsidR="00940E9A" w:rsidRPr="00203687" w:rsidRDefault="00940E9A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  <w:t>Datum</w:t>
            </w:r>
          </w:p>
        </w:tc>
        <w:tc>
          <w:tcPr>
            <w:tcW w:w="2674" w:type="dxa"/>
            <w:tcBorders>
              <w:left w:val="nil"/>
            </w:tcBorders>
            <w:vAlign w:val="center"/>
          </w:tcPr>
          <w:p w14:paraId="5DB48499" w14:textId="77777777" w:rsidR="00940E9A" w:rsidRPr="00203687" w:rsidRDefault="00940E9A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</w:tr>
    </w:tbl>
    <w:p w14:paraId="40E7E97E" w14:textId="2653B28C" w:rsidR="00F22B42" w:rsidRPr="00203687" w:rsidRDefault="000509F5" w:rsidP="00F22B42">
      <w:pPr>
        <w:spacing w:after="0" w:line="240" w:lineRule="auto"/>
        <w:rPr>
          <w:rFonts w:ascii="Amazon Ember Light" w:eastAsia="Calibri" w:hAnsi="Amazon Ember Light" w:cs="Amazon Ember Light"/>
          <w:sz w:val="20"/>
          <w:szCs w:val="20"/>
          <w:lang w:val="de-DE"/>
        </w:rPr>
      </w:pPr>
      <w:r w:rsidRPr="00203687">
        <w:rPr>
          <w:rFonts w:ascii="Amazon Ember Light" w:eastAsia="Calibri" w:hAnsi="Amazon Ember Light" w:cs="Amazon Ember Light"/>
          <w:sz w:val="20"/>
          <w:szCs w:val="20"/>
          <w:lang w:val="de-DE"/>
        </w:rPr>
        <w:br/>
      </w:r>
      <w:r w:rsidR="00F22B42" w:rsidRPr="00203687">
        <w:rPr>
          <w:rFonts w:ascii="Amazon Ember Light" w:eastAsia="Calibri" w:hAnsi="Amazon Ember Light" w:cs="Amazon Ember Light"/>
          <w:sz w:val="20"/>
          <w:szCs w:val="20"/>
          <w:lang w:val="de-DE"/>
        </w:rPr>
        <w:t>Betriebsratsvorsitzende/r:</w:t>
      </w:r>
    </w:p>
    <w:tbl>
      <w:tblPr>
        <w:tblStyle w:val="TableGrid2"/>
        <w:tblW w:w="93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19"/>
        <w:gridCol w:w="709"/>
        <w:gridCol w:w="4373"/>
      </w:tblGrid>
      <w:tr w:rsidR="00F22B42" w:rsidRPr="00203687" w14:paraId="07B9B1B0" w14:textId="77777777" w:rsidTr="00BE2112">
        <w:trPr>
          <w:trHeight w:val="340"/>
        </w:trPr>
        <w:tc>
          <w:tcPr>
            <w:tcW w:w="4219" w:type="dxa"/>
            <w:tcBorders>
              <w:bottom w:val="dotted" w:sz="4" w:space="0" w:color="auto"/>
            </w:tcBorders>
          </w:tcPr>
          <w:p w14:paraId="271F6359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  <w:p w14:paraId="6E50044E" w14:textId="73F55DE1" w:rsidR="000509F5" w:rsidRPr="00203687" w:rsidRDefault="000509F5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709" w:type="dxa"/>
          </w:tcPr>
          <w:p w14:paraId="0EC205E5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  <w:tcBorders>
              <w:bottom w:val="dotted" w:sz="4" w:space="0" w:color="auto"/>
            </w:tcBorders>
          </w:tcPr>
          <w:p w14:paraId="4468E8D9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</w:tr>
      <w:tr w:rsidR="00F22B42" w:rsidRPr="00203687" w14:paraId="3AD04070" w14:textId="77777777" w:rsidTr="00BE2112">
        <w:trPr>
          <w:trHeight w:val="340"/>
        </w:trPr>
        <w:tc>
          <w:tcPr>
            <w:tcW w:w="4219" w:type="dxa"/>
            <w:tcBorders>
              <w:top w:val="dotted" w:sz="4" w:space="0" w:color="auto"/>
            </w:tcBorders>
          </w:tcPr>
          <w:p w14:paraId="79E27324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709" w:type="dxa"/>
          </w:tcPr>
          <w:p w14:paraId="7F6833D8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  <w:tcBorders>
              <w:top w:val="dotted" w:sz="4" w:space="0" w:color="auto"/>
            </w:tcBorders>
          </w:tcPr>
          <w:p w14:paraId="5B99EAC4" w14:textId="77777777" w:rsidR="00F22B42" w:rsidRPr="00203687" w:rsidRDefault="00F22B42" w:rsidP="00F22B42">
            <w:pPr>
              <w:rPr>
                <w:rFonts w:ascii="Amazon Ember Light" w:eastAsia="Calibri" w:hAnsi="Amazon Ember Light" w:cs="Amazon Ember Light"/>
                <w:sz w:val="20"/>
                <w:szCs w:val="20"/>
                <w:lang w:val="de-DE"/>
              </w:rPr>
            </w:pPr>
          </w:p>
        </w:tc>
      </w:tr>
    </w:tbl>
    <w:p w14:paraId="46F2C66B" w14:textId="77777777" w:rsidR="00F22B42" w:rsidRPr="00203687" w:rsidRDefault="00F22B42" w:rsidP="00616534">
      <w:pPr>
        <w:rPr>
          <w:rFonts w:ascii="Amazon Ember Light" w:eastAsiaTheme="majorEastAsia" w:hAnsi="Amazon Ember Light" w:cs="Amazon Ember Light"/>
          <w:color w:val="2F5496" w:themeColor="accent1" w:themeShade="BF"/>
          <w:sz w:val="20"/>
          <w:szCs w:val="20"/>
        </w:rPr>
      </w:pPr>
      <w:proofErr w:type="spellStart"/>
      <w:r w:rsidRPr="00203687">
        <w:rPr>
          <w:rFonts w:ascii="Amazon Ember Light" w:eastAsiaTheme="majorEastAsia" w:hAnsi="Amazon Ember Light" w:cs="Amazon Ember Light"/>
          <w:color w:val="2F5496" w:themeColor="accent1" w:themeShade="BF"/>
          <w:sz w:val="20"/>
          <w:szCs w:val="20"/>
        </w:rPr>
        <w:t>Stellungnahme</w:t>
      </w:r>
      <w:proofErr w:type="spellEnd"/>
      <w:r w:rsidRPr="00203687">
        <w:rPr>
          <w:rFonts w:ascii="Amazon Ember Light" w:eastAsiaTheme="majorEastAsia" w:hAnsi="Amazon Ember Light" w:cs="Amazon Ember Light"/>
          <w:color w:val="2F5496" w:themeColor="accent1" w:themeShade="BF"/>
          <w:sz w:val="20"/>
          <w:szCs w:val="20"/>
        </w:rPr>
        <w:t xml:space="preserve"> des </w:t>
      </w:r>
      <w:proofErr w:type="spellStart"/>
      <w:r w:rsidRPr="00203687">
        <w:rPr>
          <w:rFonts w:ascii="Amazon Ember Light" w:eastAsiaTheme="majorEastAsia" w:hAnsi="Amazon Ember Light" w:cs="Amazon Ember Light"/>
          <w:color w:val="2F5496" w:themeColor="accent1" w:themeShade="BF"/>
          <w:sz w:val="20"/>
          <w:szCs w:val="20"/>
        </w:rPr>
        <w:t>Betriebsrats</w:t>
      </w:r>
      <w:proofErr w:type="spellEnd"/>
      <w:r w:rsidRPr="00203687">
        <w:rPr>
          <w:rFonts w:ascii="Amazon Ember Light" w:eastAsiaTheme="majorEastAsia" w:hAnsi="Amazon Ember Light" w:cs="Amazon Ember Light"/>
          <w:color w:val="2F5496" w:themeColor="accent1" w:themeShade="BF"/>
          <w:sz w:val="20"/>
          <w:szCs w:val="20"/>
        </w:rPr>
        <w:t>:</w:t>
      </w:r>
    </w:p>
    <w:p w14:paraId="298CD39E" w14:textId="77777777" w:rsidR="00940E9A" w:rsidRPr="00203687" w:rsidRDefault="00940E9A" w:rsidP="00940E9A">
      <w:pPr>
        <w:spacing w:after="200" w:line="276" w:lineRule="auto"/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</w:pPr>
      <w:r w:rsidRPr="00203687"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  <w:t>Antwort des Betriebsrates gemäß gefasstem Betriebsratsbeschluss:</w:t>
      </w:r>
    </w:p>
    <w:p w14:paraId="1A9F1E48" w14:textId="77777777" w:rsidR="00940E9A" w:rsidRPr="00203687" w:rsidRDefault="00940E9A" w:rsidP="00940E9A">
      <w:pPr>
        <w:spacing w:after="200" w:line="276" w:lineRule="auto"/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</w:pPr>
      <w:r w:rsidRPr="00203687">
        <w:rPr>
          <w:rFonts w:ascii="Arial" w:eastAsia="Calibri" w:hAnsi="Arial" w:cs="Arial"/>
          <w:snapToGrid w:val="0"/>
          <w:color w:val="000000"/>
          <w:sz w:val="20"/>
          <w:szCs w:val="20"/>
          <w:lang w:val="de-DE"/>
        </w:rPr>
        <w:t>□</w:t>
      </w:r>
      <w:r w:rsidRPr="00203687"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  <w:tab/>
        <w:t>Zustimmung</w:t>
      </w:r>
    </w:p>
    <w:p w14:paraId="65596760" w14:textId="77777777" w:rsidR="00940E9A" w:rsidRPr="00203687" w:rsidRDefault="00940E9A" w:rsidP="00940E9A">
      <w:pPr>
        <w:spacing w:after="200" w:line="276" w:lineRule="auto"/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</w:pPr>
      <w:r w:rsidRPr="00203687">
        <w:rPr>
          <w:rFonts w:ascii="Arial" w:eastAsia="Calibri" w:hAnsi="Arial" w:cs="Arial"/>
          <w:snapToGrid w:val="0"/>
          <w:color w:val="000000"/>
          <w:sz w:val="20"/>
          <w:szCs w:val="20"/>
          <w:lang w:val="de-DE"/>
        </w:rPr>
        <w:t>□</w:t>
      </w:r>
      <w:r w:rsidRPr="00203687"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  <w:tab/>
        <w:t xml:space="preserve">Zustimmungsverweigerung </w:t>
      </w:r>
    </w:p>
    <w:p w14:paraId="31DFC90F" w14:textId="77777777" w:rsidR="00940E9A" w:rsidRPr="00203687" w:rsidRDefault="00940E9A" w:rsidP="00940E9A">
      <w:pPr>
        <w:spacing w:after="200" w:line="276" w:lineRule="auto"/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</w:pPr>
      <w:bookmarkStart w:id="344" w:name="_Hlk148958218"/>
      <w:r w:rsidRPr="00203687"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  <w:t>Begründung bei Zustimmungsverweigerung:</w:t>
      </w:r>
    </w:p>
    <w:tbl>
      <w:tblPr>
        <w:tblStyle w:val="TableGrid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9301"/>
      </w:tblGrid>
      <w:tr w:rsidR="00940E9A" w:rsidRPr="00454D7B" w14:paraId="023067E8" w14:textId="77777777" w:rsidTr="00BE2112">
        <w:trPr>
          <w:trHeight w:val="80"/>
        </w:trPr>
        <w:tc>
          <w:tcPr>
            <w:tcW w:w="9301" w:type="dxa"/>
            <w:tcBorders>
              <w:bottom w:val="single" w:sz="8" w:space="0" w:color="auto"/>
            </w:tcBorders>
            <w:vAlign w:val="center"/>
          </w:tcPr>
          <w:p w14:paraId="71310F9A" w14:textId="77777777" w:rsidR="00940E9A" w:rsidRPr="00203687" w:rsidRDefault="00940E9A" w:rsidP="00940E9A">
            <w:pPr>
              <w:spacing w:line="276" w:lineRule="auto"/>
              <w:rPr>
                <w:rFonts w:ascii="Amazon Ember Light" w:eastAsia="Calibri" w:hAnsi="Amazon Ember Light" w:cs="Amazon Ember Light"/>
                <w:b/>
                <w:snapToGrid w:val="0"/>
                <w:color w:val="000000"/>
                <w:sz w:val="20"/>
                <w:szCs w:val="20"/>
                <w:u w:val="single"/>
                <w:lang w:val="de-DE"/>
              </w:rPr>
            </w:pPr>
          </w:p>
        </w:tc>
      </w:tr>
      <w:tr w:rsidR="00940E9A" w:rsidRPr="00454D7B" w14:paraId="5462FB0C" w14:textId="77777777" w:rsidTr="00BE2112">
        <w:trPr>
          <w:trHeight w:val="340"/>
        </w:trPr>
        <w:tc>
          <w:tcPr>
            <w:tcW w:w="930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160EE48F" w14:textId="77777777" w:rsidR="00940E9A" w:rsidRPr="00203687" w:rsidRDefault="00940E9A" w:rsidP="00940E9A">
            <w:pPr>
              <w:spacing w:line="276" w:lineRule="auto"/>
              <w:rPr>
                <w:rFonts w:ascii="Amazon Ember Light" w:eastAsia="Calibri" w:hAnsi="Amazon Ember Light" w:cs="Amazon Ember Light"/>
                <w:b/>
                <w:snapToGrid w:val="0"/>
                <w:color w:val="000000"/>
                <w:sz w:val="20"/>
                <w:szCs w:val="20"/>
                <w:u w:val="single"/>
                <w:lang w:val="de-DE"/>
              </w:rPr>
            </w:pPr>
          </w:p>
        </w:tc>
      </w:tr>
      <w:tr w:rsidR="00940E9A" w:rsidRPr="00454D7B" w14:paraId="361F368E" w14:textId="77777777" w:rsidTr="00BE2112">
        <w:trPr>
          <w:trHeight w:val="340"/>
        </w:trPr>
        <w:tc>
          <w:tcPr>
            <w:tcW w:w="930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445D592" w14:textId="77777777" w:rsidR="00940E9A" w:rsidRPr="00203687" w:rsidRDefault="00940E9A" w:rsidP="00940E9A">
            <w:pPr>
              <w:spacing w:line="276" w:lineRule="auto"/>
              <w:rPr>
                <w:rFonts w:ascii="Amazon Ember Light" w:eastAsia="Calibri" w:hAnsi="Amazon Ember Light" w:cs="Amazon Ember Light"/>
                <w:b/>
                <w:snapToGrid w:val="0"/>
                <w:color w:val="000000"/>
                <w:sz w:val="20"/>
                <w:szCs w:val="20"/>
                <w:u w:val="single"/>
                <w:lang w:val="de-DE"/>
              </w:rPr>
            </w:pPr>
          </w:p>
        </w:tc>
      </w:tr>
      <w:tr w:rsidR="00940E9A" w:rsidRPr="00454D7B" w14:paraId="57A3AE7B" w14:textId="77777777" w:rsidTr="00BE2112">
        <w:trPr>
          <w:trHeight w:val="340"/>
        </w:trPr>
        <w:tc>
          <w:tcPr>
            <w:tcW w:w="930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67CAA71" w14:textId="77777777" w:rsidR="00940E9A" w:rsidRPr="00203687" w:rsidRDefault="00940E9A" w:rsidP="00940E9A">
            <w:pPr>
              <w:spacing w:line="276" w:lineRule="auto"/>
              <w:rPr>
                <w:rFonts w:ascii="Amazon Ember Light" w:eastAsia="Calibri" w:hAnsi="Amazon Ember Light" w:cs="Amazon Ember Light"/>
                <w:b/>
                <w:snapToGrid w:val="0"/>
                <w:color w:val="000000"/>
                <w:sz w:val="20"/>
                <w:szCs w:val="20"/>
                <w:u w:val="single"/>
                <w:lang w:val="de-DE"/>
              </w:rPr>
            </w:pPr>
          </w:p>
        </w:tc>
      </w:tr>
    </w:tbl>
    <w:p w14:paraId="3D698112" w14:textId="77777777" w:rsidR="00940E9A" w:rsidRPr="00203687" w:rsidRDefault="00940E9A" w:rsidP="00940E9A">
      <w:pPr>
        <w:spacing w:after="200" w:line="276" w:lineRule="auto"/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</w:pPr>
    </w:p>
    <w:p w14:paraId="138967F5" w14:textId="77777777" w:rsidR="00940E9A" w:rsidRPr="00203687" w:rsidRDefault="00940E9A" w:rsidP="00940E9A">
      <w:pPr>
        <w:spacing w:after="200" w:line="276" w:lineRule="auto"/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</w:pPr>
      <w:r w:rsidRPr="00203687">
        <w:rPr>
          <w:rFonts w:ascii="Amazon Ember Light" w:eastAsia="Calibri" w:hAnsi="Amazon Ember Light" w:cs="Amazon Ember Light"/>
          <w:snapToGrid w:val="0"/>
          <w:color w:val="000000"/>
          <w:sz w:val="20"/>
          <w:szCs w:val="20"/>
          <w:lang w:val="de-DE"/>
        </w:rPr>
        <w:t>Diese Stellungnahme ist abschließend.</w:t>
      </w:r>
    </w:p>
    <w:tbl>
      <w:tblPr>
        <w:tblStyle w:val="TableGrid3"/>
        <w:tblW w:w="9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526"/>
        <w:gridCol w:w="567"/>
        <w:gridCol w:w="567"/>
        <w:gridCol w:w="1559"/>
        <w:gridCol w:w="709"/>
        <w:gridCol w:w="4373"/>
      </w:tblGrid>
      <w:tr w:rsidR="00940E9A" w:rsidRPr="00203687" w14:paraId="065D3C08" w14:textId="77777777" w:rsidTr="00BE2112">
        <w:trPr>
          <w:trHeight w:val="340"/>
        </w:trPr>
        <w:tc>
          <w:tcPr>
            <w:tcW w:w="2093" w:type="dxa"/>
            <w:gridSpan w:val="2"/>
            <w:tcBorders>
              <w:bottom w:val="single" w:sz="8" w:space="0" w:color="auto"/>
            </w:tcBorders>
            <w:vAlign w:val="bottom"/>
          </w:tcPr>
          <w:p w14:paraId="1965E25F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567" w:type="dxa"/>
          </w:tcPr>
          <w:p w14:paraId="74AA0B1C" w14:textId="77777777" w:rsidR="00940E9A" w:rsidRPr="00203687" w:rsidRDefault="00940E9A" w:rsidP="00940E9A">
            <w:pPr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bottom"/>
          </w:tcPr>
          <w:p w14:paraId="3A791EA5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  <w:t xml:space="preserve">, den </w:t>
            </w:r>
          </w:p>
        </w:tc>
        <w:tc>
          <w:tcPr>
            <w:tcW w:w="1559" w:type="dxa"/>
            <w:tcBorders>
              <w:bottom w:val="single" w:sz="8" w:space="0" w:color="auto"/>
            </w:tcBorders>
            <w:vAlign w:val="bottom"/>
          </w:tcPr>
          <w:p w14:paraId="539961F4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709" w:type="dxa"/>
            <w:vAlign w:val="bottom"/>
          </w:tcPr>
          <w:p w14:paraId="3E4FA874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  <w:tcBorders>
              <w:bottom w:val="single" w:sz="8" w:space="0" w:color="auto"/>
            </w:tcBorders>
            <w:vAlign w:val="bottom"/>
          </w:tcPr>
          <w:p w14:paraId="10FE49AD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</w:tr>
      <w:tr w:rsidR="00940E9A" w:rsidRPr="00203687" w14:paraId="6A2685EA" w14:textId="77777777" w:rsidTr="00BE2112">
        <w:trPr>
          <w:trHeight w:val="340"/>
        </w:trPr>
        <w:tc>
          <w:tcPr>
            <w:tcW w:w="2093" w:type="dxa"/>
            <w:gridSpan w:val="2"/>
            <w:tcBorders>
              <w:top w:val="single" w:sz="8" w:space="0" w:color="auto"/>
            </w:tcBorders>
          </w:tcPr>
          <w:p w14:paraId="41D4ABA3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  <w:t>Ort</w:t>
            </w:r>
          </w:p>
        </w:tc>
        <w:tc>
          <w:tcPr>
            <w:tcW w:w="567" w:type="dxa"/>
          </w:tcPr>
          <w:p w14:paraId="16C976EA" w14:textId="77777777" w:rsidR="00940E9A" w:rsidRPr="00203687" w:rsidRDefault="00940E9A" w:rsidP="00940E9A">
            <w:pPr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</w:tcPr>
          <w:p w14:paraId="49E3BBA9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1559" w:type="dxa"/>
            <w:tcBorders>
              <w:top w:val="single" w:sz="8" w:space="0" w:color="auto"/>
            </w:tcBorders>
          </w:tcPr>
          <w:p w14:paraId="40A31544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  <w:t>Datum</w:t>
            </w:r>
          </w:p>
        </w:tc>
        <w:tc>
          <w:tcPr>
            <w:tcW w:w="709" w:type="dxa"/>
          </w:tcPr>
          <w:p w14:paraId="4B73A77F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  <w:tcBorders>
              <w:top w:val="single" w:sz="8" w:space="0" w:color="auto"/>
            </w:tcBorders>
          </w:tcPr>
          <w:p w14:paraId="2EED8C27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  <w:t>Unterschrift Betriebsratsvorsitzende/r</w:t>
            </w:r>
          </w:p>
        </w:tc>
      </w:tr>
      <w:tr w:rsidR="00940E9A" w:rsidRPr="00203687" w14:paraId="6F8EAAF5" w14:textId="77777777" w:rsidTr="00BE2112">
        <w:trPr>
          <w:trHeight w:val="340"/>
        </w:trPr>
        <w:tc>
          <w:tcPr>
            <w:tcW w:w="567" w:type="dxa"/>
          </w:tcPr>
          <w:p w14:paraId="62EC425D" w14:textId="77777777" w:rsidR="00940E9A" w:rsidRPr="00203687" w:rsidRDefault="00940E9A" w:rsidP="00940E9A">
            <w:pPr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4219" w:type="dxa"/>
            <w:gridSpan w:val="4"/>
          </w:tcPr>
          <w:p w14:paraId="1CBADA41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709" w:type="dxa"/>
          </w:tcPr>
          <w:p w14:paraId="4753BBBE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  <w:tcBorders>
              <w:bottom w:val="single" w:sz="8" w:space="0" w:color="auto"/>
            </w:tcBorders>
          </w:tcPr>
          <w:p w14:paraId="7256307A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</w:tr>
      <w:tr w:rsidR="00940E9A" w:rsidRPr="00454D7B" w14:paraId="4553E1EF" w14:textId="77777777" w:rsidTr="00BE2112">
        <w:trPr>
          <w:trHeight w:val="340"/>
        </w:trPr>
        <w:tc>
          <w:tcPr>
            <w:tcW w:w="567" w:type="dxa"/>
          </w:tcPr>
          <w:p w14:paraId="4F4175E9" w14:textId="77777777" w:rsidR="00940E9A" w:rsidRPr="00203687" w:rsidRDefault="00940E9A" w:rsidP="00940E9A">
            <w:pPr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4219" w:type="dxa"/>
            <w:gridSpan w:val="4"/>
          </w:tcPr>
          <w:p w14:paraId="1D553DB2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709" w:type="dxa"/>
          </w:tcPr>
          <w:p w14:paraId="6A2C852B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</w:p>
        </w:tc>
        <w:tc>
          <w:tcPr>
            <w:tcW w:w="4373" w:type="dxa"/>
          </w:tcPr>
          <w:p w14:paraId="48FDA29B" w14:textId="77777777" w:rsidR="00940E9A" w:rsidRPr="00203687" w:rsidRDefault="00940E9A" w:rsidP="00940E9A">
            <w:pPr>
              <w:spacing w:after="200" w:line="276" w:lineRule="auto"/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</w:pPr>
            <w:r w:rsidRPr="00203687">
              <w:rPr>
                <w:rFonts w:ascii="Amazon Ember Light" w:eastAsia="Calibri" w:hAnsi="Amazon Ember Light" w:cs="Amazon Ember Light"/>
                <w:snapToGrid w:val="0"/>
                <w:color w:val="000000"/>
                <w:sz w:val="20"/>
                <w:szCs w:val="20"/>
                <w:lang w:val="de-DE"/>
              </w:rPr>
              <w:t>Name Betriebsratsvorsitzende/r in Druckbuchstaben</w:t>
            </w:r>
          </w:p>
        </w:tc>
      </w:tr>
    </w:tbl>
    <w:bookmarkEnd w:id="344"/>
    <w:p w14:paraId="23D45A53" w14:textId="1A3597A0" w:rsidR="00616534" w:rsidRPr="00203687" w:rsidRDefault="00616534" w:rsidP="00F72620">
      <w:pPr>
        <w:pStyle w:val="berschrift1"/>
        <w:rPr>
          <w:sz w:val="20"/>
          <w:szCs w:val="20"/>
        </w:rPr>
      </w:pPr>
      <w:proofErr w:type="spellStart"/>
      <w:r w:rsidRPr="00203687">
        <w:rPr>
          <w:sz w:val="20"/>
          <w:szCs w:val="20"/>
        </w:rPr>
        <w:t>A</w:t>
      </w:r>
      <w:r w:rsidR="00940E9A" w:rsidRPr="00203687">
        <w:rPr>
          <w:sz w:val="20"/>
          <w:szCs w:val="20"/>
        </w:rPr>
        <w:t>nhang</w:t>
      </w:r>
      <w:proofErr w:type="spellEnd"/>
      <w:r w:rsidRPr="00203687">
        <w:rPr>
          <w:sz w:val="20"/>
          <w:szCs w:val="20"/>
        </w:rPr>
        <w:t>: Screenshots</w:t>
      </w:r>
    </w:p>
    <w:p w14:paraId="7DDE991F" w14:textId="0189093C" w:rsidR="00F72620" w:rsidRPr="00203687" w:rsidRDefault="00F72620" w:rsidP="00F72620">
      <w:pPr>
        <w:pStyle w:val="Listenabsatz"/>
        <w:numPr>
          <w:ilvl w:val="1"/>
          <w:numId w:val="2"/>
        </w:numPr>
        <w:rPr>
          <w:rFonts w:ascii="Amazon Ember Light" w:hAnsi="Amazon Ember Light" w:cs="Amazon Ember Light"/>
          <w:b/>
          <w:sz w:val="20"/>
          <w:szCs w:val="20"/>
        </w:rPr>
      </w:pPr>
      <w:r w:rsidRPr="00203687">
        <w:rPr>
          <w:rFonts w:ascii="Amazon Ember Light" w:eastAsia="Amazon Ember Light" w:hAnsi="Amazon Ember Light" w:cs="Amazon Ember Light"/>
          <w:b/>
          <w:sz w:val="20"/>
          <w:szCs w:val="20"/>
          <w:lang w:val="de-DE" w:bidi="de-DE"/>
        </w:rPr>
        <w:t>Verwaltung von Vorlagen</w:t>
      </w:r>
      <w:r w:rsidRPr="00203687">
        <w:rPr>
          <w:rFonts w:ascii="Amazon Ember Light" w:hAnsi="Amazon Ember Light" w:cs="Amazon Ember Light"/>
          <w:noProof/>
          <w:sz w:val="20"/>
          <w:szCs w:val="20"/>
          <w:lang w:bidi="de-DE"/>
        </w:rPr>
        <w:drawing>
          <wp:anchor distT="0" distB="0" distL="114300" distR="114300" simplePos="0" relativeHeight="251659264" behindDoc="0" locked="0" layoutInCell="1" allowOverlap="1" wp14:anchorId="13994FFA" wp14:editId="7B9DD533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5352176" cy="5587067"/>
            <wp:effectExtent l="0" t="0" r="0" b="0"/>
            <wp:wrapTopAndBottom/>
            <wp:docPr id="51" name="media/EVP378a6eaead324c46bdd302ae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EVP378a6eaead324c46bdd302ae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558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bidi="de-DE"/>
        </w:rPr>
        <w:fldChar w:fldCharType="begin"/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val="de-DE" w:bidi="de-DE"/>
        </w:rPr>
        <w:instrText xml:space="preserve"> INCLUDEPICTURE "C:\\Users\\davivikt\\AppData\\Local\\Microsoft\\Windows\\INetCache\\Content.Outlook\\VJ3U6HRZ\\0 " \* MERGEFORMAT </w:instrText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bidi="de-DE"/>
        </w:rPr>
        <w:fldChar w:fldCharType="end"/>
      </w:r>
    </w:p>
    <w:p w14:paraId="5FA533B8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</w:rPr>
      </w:pPr>
    </w:p>
    <w:p w14:paraId="5FBE049D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</w:rPr>
      </w:pPr>
    </w:p>
    <w:p w14:paraId="17C3F505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</w:rPr>
      </w:pPr>
    </w:p>
    <w:p w14:paraId="539B8F91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</w:rPr>
      </w:pPr>
    </w:p>
    <w:p w14:paraId="11DF83D9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</w:rPr>
      </w:pPr>
    </w:p>
    <w:p w14:paraId="46D1CAF6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</w:rPr>
      </w:pPr>
    </w:p>
    <w:p w14:paraId="796422DE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</w:rPr>
      </w:pPr>
    </w:p>
    <w:p w14:paraId="119AA73F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</w:rPr>
      </w:pPr>
    </w:p>
    <w:p w14:paraId="54F96BA9" w14:textId="36C98D52" w:rsidR="00F72620" w:rsidRPr="00203687" w:rsidRDefault="00F72620" w:rsidP="00F72620">
      <w:pPr>
        <w:pStyle w:val="Listenabsatz"/>
        <w:numPr>
          <w:ilvl w:val="1"/>
          <w:numId w:val="2"/>
        </w:numPr>
        <w:rPr>
          <w:rFonts w:ascii="Amazon Ember Light" w:hAnsi="Amazon Ember Light" w:cs="Amazon Ember Light"/>
          <w:b/>
          <w:sz w:val="20"/>
          <w:szCs w:val="20"/>
          <w:lang w:val="de-DE"/>
        </w:rPr>
      </w:pPr>
      <w:r w:rsidRPr="00203687">
        <w:rPr>
          <w:rFonts w:ascii="Amazon Ember Light" w:hAnsi="Amazon Ember Light" w:cs="Amazon Ember Light"/>
          <w:b/>
          <w:sz w:val="20"/>
          <w:szCs w:val="20"/>
          <w:lang w:val="de-DE" w:bidi="de-DE"/>
        </w:rPr>
        <w:lastRenderedPageBreak/>
        <w:t xml:space="preserve">Datenerfassung und Verwaltung von Daten-Tags </w:t>
      </w:r>
      <w:r w:rsidRPr="00203687">
        <w:rPr>
          <w:rFonts w:ascii="Amazon Ember Light" w:hAnsi="Amazon Ember Light" w:cs="Amazon Ember Light"/>
          <w:noProof/>
          <w:sz w:val="20"/>
          <w:szCs w:val="20"/>
          <w:lang w:bidi="de-DE"/>
        </w:rPr>
        <w:drawing>
          <wp:anchor distT="0" distB="0" distL="114300" distR="114300" simplePos="0" relativeHeight="251660288" behindDoc="0" locked="0" layoutInCell="1" allowOverlap="1" wp14:anchorId="71090C3F" wp14:editId="0327BD82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5351145" cy="7737475"/>
            <wp:effectExtent l="0" t="0" r="1905" b="0"/>
            <wp:wrapTopAndBottom/>
            <wp:docPr id="52" name="media/EVP4f050e3afa6f4126b5ce680a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EVP4f050e3afa6f4126b5ce680a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865" cy="7742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bidi="de-DE"/>
        </w:rPr>
        <w:fldChar w:fldCharType="begin"/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val="de-DE" w:bidi="de-DE"/>
        </w:rPr>
        <w:instrText xml:space="preserve"> INCLUDEPICTURE "C:\\Users\\davivikt\\AppData\\Local\\Microsoft\\Windows\\INetCache\\Content.Outlook\\VJ3U6HRZ\\0 " \* MERGEFORMAT </w:instrText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bidi="de-DE"/>
        </w:rPr>
        <w:fldChar w:fldCharType="end"/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bidi="de-DE"/>
        </w:rPr>
        <w:fldChar w:fldCharType="begin"/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val="de-DE" w:bidi="de-DE"/>
        </w:rPr>
        <w:instrText xml:space="preserve"> INCLUDEPICTURE "C:\\Users\\davivikt\\AppData\\Local\\Microsoft\\Windows\\INetCache\\Content.Outlook\\VJ3U6HRZ\\0 " \* MERGEFORMAT </w:instrText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bidi="de-DE"/>
        </w:rPr>
        <w:fldChar w:fldCharType="end"/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bidi="de-DE"/>
        </w:rPr>
        <w:fldChar w:fldCharType="begin"/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val="de-DE" w:bidi="de-DE"/>
        </w:rPr>
        <w:instrText xml:space="preserve"> INCLUDEPICTURE "C:\\Users\\davivikt\\AppData\\Local\\Microsoft\\Windows\\INetCache\\Content.Outlook\\VJ3U6HRZ\\0 " \* MERGEFORMAT </w:instrText>
      </w:r>
      <w:r w:rsidRPr="00203687">
        <w:rPr>
          <w:rFonts w:ascii="Amazon Ember Light" w:eastAsia="Amazon Ember Light" w:hAnsi="Amazon Ember Light" w:cs="Amazon Ember Light"/>
          <w:sz w:val="20"/>
          <w:szCs w:val="20"/>
          <w:lang w:bidi="de-DE"/>
        </w:rPr>
        <w:fldChar w:fldCharType="end"/>
      </w:r>
    </w:p>
    <w:p w14:paraId="7FA4269B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  <w:lang w:val="de-DE"/>
        </w:rPr>
      </w:pPr>
    </w:p>
    <w:p w14:paraId="5769FDF2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  <w:lang w:val="de-DE"/>
        </w:rPr>
      </w:pPr>
    </w:p>
    <w:p w14:paraId="18400DA6" w14:textId="77777777" w:rsidR="00F72620" w:rsidRPr="00203687" w:rsidRDefault="00F72620" w:rsidP="00F72620">
      <w:pPr>
        <w:pStyle w:val="Listenabsatz"/>
        <w:numPr>
          <w:ilvl w:val="1"/>
          <w:numId w:val="2"/>
        </w:numPr>
        <w:rPr>
          <w:rFonts w:ascii="Amazon Ember Light" w:hAnsi="Amazon Ember Light" w:cs="Amazon Ember Light"/>
          <w:b/>
          <w:sz w:val="20"/>
          <w:szCs w:val="20"/>
        </w:rPr>
      </w:pPr>
      <w:r w:rsidRPr="00203687">
        <w:rPr>
          <w:rFonts w:ascii="Amazon Ember Light" w:eastAsia="Amazon Ember Light" w:hAnsi="Amazon Ember Light" w:cs="Amazon Ember Light"/>
          <w:b/>
          <w:sz w:val="20"/>
          <w:szCs w:val="20"/>
          <w:lang w:val="de-DE" w:bidi="de-DE"/>
        </w:rPr>
        <w:t>Verwaltung von Unterschriften</w:t>
      </w:r>
    </w:p>
    <w:p w14:paraId="6C585FE2" w14:textId="77777777" w:rsidR="00F72620" w:rsidRPr="00203687" w:rsidRDefault="00F72620" w:rsidP="00F72620">
      <w:pPr>
        <w:rPr>
          <w:rFonts w:ascii="Amazon Ember Light" w:hAnsi="Amazon Ember Light" w:cs="Amazon Ember Light"/>
          <w:sz w:val="20"/>
          <w:szCs w:val="20"/>
        </w:rPr>
      </w:pPr>
      <w:commentRangeStart w:id="345"/>
      <w:r w:rsidRPr="00203687">
        <w:rPr>
          <w:rFonts w:ascii="Amazon Ember Light" w:hAnsi="Amazon Ember Light" w:cs="Amazon Ember Light"/>
          <w:noProof/>
          <w:sz w:val="20"/>
          <w:szCs w:val="20"/>
          <w:lang w:bidi="de-DE"/>
        </w:rPr>
        <w:drawing>
          <wp:anchor distT="0" distB="0" distL="114300" distR="114300" simplePos="0" relativeHeight="251661312" behindDoc="0" locked="0" layoutInCell="1" allowOverlap="1" wp14:anchorId="269DD801" wp14:editId="1074658D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5352176" cy="4462943"/>
            <wp:effectExtent l="0" t="0" r="0" b="0"/>
            <wp:wrapTopAndBottom/>
            <wp:docPr id="53" name="media/EVPb0a3344787404857ac216ff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EVPb0a3344787404857ac216ffe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446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345"/>
      <w:r w:rsidR="009D3EA4">
        <w:rPr>
          <w:rStyle w:val="Kommentarzeichen"/>
        </w:rPr>
        <w:commentReference w:id="345"/>
      </w:r>
    </w:p>
    <w:p w14:paraId="1563655A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2133F81A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61C1BF15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60CC66F6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1C96DF82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63094688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75E3B41B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3B8174CF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706AEC8F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51020F1A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3E79DDB5" w14:textId="77777777" w:rsidR="00F72620" w:rsidRPr="00203687" w:rsidRDefault="00F72620" w:rsidP="00F72620">
      <w:pPr>
        <w:tabs>
          <w:tab w:val="left" w:pos="5553"/>
        </w:tabs>
        <w:rPr>
          <w:rFonts w:ascii="Amazon Ember Light" w:hAnsi="Amazon Ember Light" w:cs="Amazon Ember Light"/>
          <w:sz w:val="20"/>
          <w:szCs w:val="20"/>
        </w:rPr>
      </w:pPr>
    </w:p>
    <w:p w14:paraId="19AE52D4" w14:textId="06D77BE3" w:rsidR="00F72620" w:rsidRPr="006E187D" w:rsidRDefault="00F72620" w:rsidP="00F72620">
      <w:pPr>
        <w:pStyle w:val="Listenabsatz"/>
        <w:numPr>
          <w:ilvl w:val="1"/>
          <w:numId w:val="2"/>
        </w:numPr>
        <w:tabs>
          <w:tab w:val="left" w:pos="5553"/>
        </w:tabs>
        <w:rPr>
          <w:rFonts w:ascii="Amazon Ember Light" w:hAnsi="Amazon Ember Light" w:cs="Amazon Ember Light"/>
          <w:b/>
          <w:sz w:val="20"/>
          <w:szCs w:val="20"/>
          <w:lang w:val="de-DE"/>
        </w:rPr>
      </w:pPr>
      <w:r w:rsidRPr="00203687">
        <w:rPr>
          <w:rFonts w:ascii="Amazon Ember Light" w:eastAsia="Amazon Ember Light" w:hAnsi="Amazon Ember Light" w:cs="Amazon Ember Light"/>
          <w:b/>
          <w:sz w:val="20"/>
          <w:szCs w:val="20"/>
          <w:lang w:val="de-DE" w:bidi="de-DE"/>
        </w:rPr>
        <w:lastRenderedPageBreak/>
        <w:t>Vorlage für Benachrichtigungen und E-Mails</w:t>
      </w:r>
      <w:r w:rsidRPr="00203687">
        <w:rPr>
          <w:rFonts w:ascii="Amazon Ember Light" w:hAnsi="Amazon Ember Light" w:cs="Amazon Ember Light"/>
          <w:noProof/>
          <w:sz w:val="20"/>
          <w:szCs w:val="20"/>
          <w:lang w:bidi="de-DE"/>
        </w:rPr>
        <w:drawing>
          <wp:anchor distT="0" distB="0" distL="114300" distR="114300" simplePos="0" relativeHeight="251662336" behindDoc="0" locked="0" layoutInCell="1" allowOverlap="1" wp14:anchorId="5C688BC4" wp14:editId="31C6CB3A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5352176" cy="7860484"/>
            <wp:effectExtent l="0" t="0" r="0" b="0"/>
            <wp:wrapTopAndBottom/>
            <wp:docPr id="54" name="media/EVP424e15e794d34289971df6ec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EVP424e15e794d34289971df6ec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786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687">
        <w:rPr>
          <w:rFonts w:ascii="Amazon Ember Light" w:eastAsia="Amazon Ember Light" w:hAnsi="Amazon Ember Light" w:cs="Amazon Ember Light"/>
          <w:b/>
          <w:sz w:val="20"/>
          <w:szCs w:val="20"/>
          <w:lang w:val="de-DE" w:bidi="de-DE"/>
        </w:rPr>
        <w:t>.</w:t>
      </w:r>
    </w:p>
    <w:p w14:paraId="23270AAD" w14:textId="77777777" w:rsidR="006E187D" w:rsidRPr="006E187D" w:rsidRDefault="00F72620" w:rsidP="00F72620">
      <w:pPr>
        <w:pStyle w:val="Listenabsatz"/>
        <w:numPr>
          <w:ilvl w:val="1"/>
          <w:numId w:val="2"/>
        </w:numPr>
        <w:rPr>
          <w:rFonts w:ascii="Amazon Ember Light" w:hAnsi="Amazon Ember Light" w:cs="Amazon Ember Light"/>
          <w:b/>
          <w:sz w:val="20"/>
          <w:szCs w:val="20"/>
        </w:rPr>
      </w:pPr>
      <w:r w:rsidRPr="00203687">
        <w:rPr>
          <w:rFonts w:ascii="Amazon Ember Light" w:eastAsia="Amazon Ember Light" w:hAnsi="Amazon Ember Light" w:cs="Amazon Ember Light"/>
          <w:b/>
          <w:sz w:val="20"/>
          <w:szCs w:val="20"/>
          <w:lang w:val="de-DE" w:bidi="de-DE"/>
        </w:rPr>
        <w:lastRenderedPageBreak/>
        <w:t>Workflow-Konfiguration</w:t>
      </w:r>
      <w:r w:rsidRPr="00203687">
        <w:rPr>
          <w:rFonts w:ascii="Amazon Ember Light" w:hAnsi="Amazon Ember Light" w:cs="Amazon Ember Light"/>
          <w:noProof/>
          <w:sz w:val="20"/>
          <w:szCs w:val="20"/>
          <w:lang w:bidi="de-DE"/>
        </w:rPr>
        <w:drawing>
          <wp:anchor distT="0" distB="0" distL="114300" distR="114300" simplePos="0" relativeHeight="251663360" behindDoc="0" locked="0" layoutInCell="1" allowOverlap="1" wp14:anchorId="326F2E90" wp14:editId="6E5A1085">
            <wp:simplePos x="0" y="0"/>
            <wp:positionH relativeFrom="column">
              <wp:posOffset>0</wp:posOffset>
            </wp:positionH>
            <wp:positionV relativeFrom="paragraph">
              <wp:posOffset>270510</wp:posOffset>
            </wp:positionV>
            <wp:extent cx="5351145" cy="7772400"/>
            <wp:effectExtent l="0" t="0" r="1905" b="0"/>
            <wp:wrapTopAndBottom/>
            <wp:docPr id="55" name="media/EVP9fcbe9e053884d9ca84bb6c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EVP9fcbe9e053884d9ca84bb6c2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6144" cy="7779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03687">
        <w:rPr>
          <w:rFonts w:ascii="Amazon Ember Light" w:eastAsia="Amazon Ember Light" w:hAnsi="Amazon Ember Light" w:cs="Amazon Ember Light"/>
          <w:b/>
          <w:sz w:val="20"/>
          <w:szCs w:val="20"/>
          <w:lang w:val="de-DE" w:bidi="de-DE"/>
        </w:rPr>
        <w:t>.</w:t>
      </w:r>
    </w:p>
    <w:p w14:paraId="0068B378" w14:textId="62EE2675" w:rsidR="006E187D" w:rsidRPr="00454D7B" w:rsidRDefault="006E187D" w:rsidP="00F72620">
      <w:pPr>
        <w:pStyle w:val="Listenabsatz"/>
        <w:numPr>
          <w:ilvl w:val="1"/>
          <w:numId w:val="2"/>
        </w:numPr>
        <w:rPr>
          <w:rFonts w:ascii="Amazon Ember Light" w:hAnsi="Amazon Ember Light" w:cs="Amazon Ember Light"/>
          <w:b/>
          <w:sz w:val="20"/>
          <w:szCs w:val="20"/>
          <w:lang w:val="de-DE"/>
        </w:rPr>
      </w:pPr>
      <w:r w:rsidRPr="00454D7B">
        <w:rPr>
          <w:rFonts w:ascii="Amazon Ember Light" w:hAnsi="Amazon Ember Light" w:cs="Amazon Ember Light"/>
          <w:b/>
          <w:sz w:val="20"/>
          <w:szCs w:val="20"/>
          <w:lang w:val="de-DE"/>
        </w:rPr>
        <w:lastRenderedPageBreak/>
        <w:t>Zugang zu eigenen Dokumenten (durch docs.amazon.com)</w:t>
      </w:r>
    </w:p>
    <w:p w14:paraId="280E8322" w14:textId="77777777" w:rsidR="00F463EF" w:rsidRDefault="006E187D" w:rsidP="006E187D">
      <w:pPr>
        <w:rPr>
          <w:rFonts w:ascii="Amazon Ember Light" w:hAnsi="Amazon Ember Light" w:cs="Amazon Ember Light"/>
          <w:sz w:val="20"/>
          <w:szCs w:val="20"/>
          <w:highlight w:val="yellow"/>
        </w:rPr>
      </w:pPr>
      <w:r w:rsidRPr="006E187D">
        <w:rPr>
          <w:noProof/>
        </w:rPr>
        <w:drawing>
          <wp:inline distT="0" distB="0" distL="0" distR="0" wp14:anchorId="2E84F6F6" wp14:editId="28E7E2A2">
            <wp:extent cx="5943600" cy="2602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152E" w14:textId="77777777" w:rsidR="00F463EF" w:rsidRDefault="00F463EF">
      <w:pPr>
        <w:rPr>
          <w:rFonts w:ascii="Amazon Ember Light" w:hAnsi="Amazon Ember Light" w:cs="Amazon Ember Light"/>
          <w:b/>
          <w:sz w:val="20"/>
          <w:szCs w:val="20"/>
        </w:rPr>
      </w:pPr>
      <w:r>
        <w:rPr>
          <w:rFonts w:ascii="Amazon Ember Light" w:hAnsi="Amazon Ember Light" w:cs="Amazon Ember Light"/>
          <w:b/>
          <w:sz w:val="20"/>
          <w:szCs w:val="20"/>
        </w:rPr>
        <w:br w:type="page"/>
      </w:r>
    </w:p>
    <w:p w14:paraId="0D96D86C" w14:textId="520B9C04" w:rsidR="00F463EF" w:rsidRPr="00454D7B" w:rsidRDefault="00F463EF" w:rsidP="00F463EF">
      <w:pPr>
        <w:pStyle w:val="Listenabsatz"/>
        <w:numPr>
          <w:ilvl w:val="1"/>
          <w:numId w:val="2"/>
        </w:numPr>
        <w:rPr>
          <w:rFonts w:ascii="Amazon Ember Light" w:hAnsi="Amazon Ember Light" w:cs="Amazon Ember Light"/>
          <w:b/>
          <w:sz w:val="20"/>
          <w:szCs w:val="20"/>
          <w:lang w:val="de-DE"/>
        </w:rPr>
      </w:pPr>
      <w:commentRangeStart w:id="346"/>
      <w:r w:rsidRPr="00454D7B">
        <w:rPr>
          <w:rFonts w:ascii="Amazon Ember Light" w:hAnsi="Amazon Ember Light" w:cs="Amazon Ember Light"/>
          <w:b/>
          <w:sz w:val="20"/>
          <w:szCs w:val="20"/>
          <w:lang w:val="de-DE"/>
        </w:rPr>
        <w:lastRenderedPageBreak/>
        <w:t>Liste</w:t>
      </w:r>
      <w:commentRangeEnd w:id="346"/>
      <w:r w:rsidR="006379CA">
        <w:rPr>
          <w:rStyle w:val="Kommentarzeichen"/>
        </w:rPr>
        <w:commentReference w:id="346"/>
      </w:r>
      <w:r w:rsidRPr="00454D7B">
        <w:rPr>
          <w:rFonts w:ascii="Amazon Ember Light" w:hAnsi="Amazon Ember Light" w:cs="Amazon Ember Light"/>
          <w:b/>
          <w:sz w:val="20"/>
          <w:szCs w:val="20"/>
          <w:lang w:val="de-DE"/>
        </w:rPr>
        <w:t xml:space="preserve"> der Dokumente zur Beschäftigung, die in EDM erstellt werden können:</w:t>
      </w:r>
    </w:p>
    <w:p w14:paraId="6D31107B" w14:textId="77777777" w:rsidR="00F463EF" w:rsidRPr="00454D7B" w:rsidRDefault="00F463EF" w:rsidP="00F463EF">
      <w:pPr>
        <w:rPr>
          <w:rFonts w:ascii="Amazon Ember Light" w:hAnsi="Amazon Ember Light" w:cs="Amazon Ember Light"/>
          <w:sz w:val="20"/>
          <w:szCs w:val="20"/>
          <w:highlight w:val="yellow"/>
          <w:lang w:val="de-DE"/>
        </w:rPr>
      </w:pPr>
    </w:p>
    <w:p w14:paraId="6E541C7C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Badge Photo</w:t>
      </w:r>
    </w:p>
    <w:p w14:paraId="2BD5BB8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Terms of Employment</w:t>
      </w:r>
    </w:p>
    <w:p w14:paraId="41890FD3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Confidentiality Agreement</w:t>
      </w:r>
    </w:p>
    <w:p w14:paraId="4230F84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Workplace Policies and Procedures Acknowledgement</w:t>
      </w:r>
    </w:p>
    <w:p w14:paraId="6BB29C5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Proof of Education</w:t>
      </w:r>
    </w:p>
    <w:p w14:paraId="3E24341B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Stock Letter</w:t>
      </w:r>
    </w:p>
    <w:p w14:paraId="0DEFD7BD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Computer Use Policy</w:t>
      </w:r>
    </w:p>
    <w:p w14:paraId="45341EA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Drug and Alcohol Policy</w:t>
      </w:r>
    </w:p>
    <w:p w14:paraId="7B8931A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Background Check</w:t>
      </w:r>
    </w:p>
    <w:p w14:paraId="5942C1F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Code of Business Conduct and FAQs</w:t>
      </w:r>
    </w:p>
    <w:p w14:paraId="7117E29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Insider Trading Guidelines and FAQs</w:t>
      </w:r>
    </w:p>
    <w:p w14:paraId="3C5CAE1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Employment Reference Policy</w:t>
      </w:r>
    </w:p>
    <w:p w14:paraId="4A8FB6A5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Attendance Policy</w:t>
      </w:r>
    </w:p>
    <w:p w14:paraId="065EAF5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Badge Use Agreement</w:t>
      </w:r>
    </w:p>
    <w:p w14:paraId="79783B9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Bereavement</w:t>
      </w:r>
    </w:p>
    <w:p w14:paraId="1493248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Transfer Request Form</w:t>
      </w:r>
    </w:p>
    <w:p w14:paraId="6BEC9DD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Unidentified Doc Type</w:t>
      </w:r>
    </w:p>
    <w:p w14:paraId="6F6F27CD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Transitional Work Correspondence</w:t>
      </w:r>
    </w:p>
    <w:p w14:paraId="1656CB6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Amazon Security Awareness Acknowledgement</w:t>
      </w:r>
    </w:p>
    <w:p w14:paraId="1AC5DF8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Authorization for Release of Medical Information</w:t>
      </w:r>
    </w:p>
    <w:p w14:paraId="341BE40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Candidate Non-Disclosure Agreement</w:t>
      </w:r>
    </w:p>
    <w:p w14:paraId="2D06BE2D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Dress and Grooming Standards</w:t>
      </w:r>
    </w:p>
    <w:p w14:paraId="76BA8695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Drug and Alcohol Policy Acknowledgement</w:t>
      </w:r>
    </w:p>
    <w:p w14:paraId="6CC9F1D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Global Mobility Records</w:t>
      </w:r>
    </w:p>
    <w:p w14:paraId="1A4FE51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Immigration Records</w:t>
      </w:r>
    </w:p>
    <w:p w14:paraId="0614029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Internal Transfer Records</w:t>
      </w:r>
    </w:p>
    <w:p w14:paraId="48B50C6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Job Application</w:t>
      </w:r>
    </w:p>
    <w:p w14:paraId="64AA0E0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Liability Waiver</w:t>
      </w:r>
    </w:p>
    <w:p w14:paraId="6AE831D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lastRenderedPageBreak/>
        <w:t>Licenses and Certificates</w:t>
      </w:r>
    </w:p>
    <w:p w14:paraId="68CD4AD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Miscellaneous Legal Agreements</w:t>
      </w:r>
    </w:p>
    <w:p w14:paraId="26BD016F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New Employee Mandatory Certification Form</w:t>
      </w:r>
    </w:p>
    <w:p w14:paraId="3BECC54F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Off-Cycle Stock Grant</w:t>
      </w:r>
    </w:p>
    <w:p w14:paraId="055A343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Outage Policy and FAQs</w:t>
      </w:r>
    </w:p>
    <w:p w14:paraId="709173D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Password Reset Form</w:t>
      </w:r>
    </w:p>
    <w:p w14:paraId="171543B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Promotion Request Summary</w:t>
      </w:r>
    </w:p>
    <w:p w14:paraId="25D28F4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Reference Letter</w:t>
      </w:r>
    </w:p>
    <w:p w14:paraId="19CF768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Resume</w:t>
      </w:r>
    </w:p>
    <w:p w14:paraId="4703DE4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Self-Identification Form</w:t>
      </w:r>
    </w:p>
    <w:p w14:paraId="7A74436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Telecommuting Agreement</w:t>
      </w:r>
    </w:p>
    <w:p w14:paraId="594BBEC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Veteran and Disability Form</w:t>
      </w:r>
    </w:p>
    <w:p w14:paraId="49E2E72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Employee Information Form</w:t>
      </w:r>
    </w:p>
    <w:p w14:paraId="20CBB87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Job Description</w:t>
      </w:r>
    </w:p>
    <w:p w14:paraId="42705E2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Interview Feedback</w:t>
      </w:r>
    </w:p>
    <w:p w14:paraId="6BD915D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Seasonal Assignment Letter</w:t>
      </w:r>
    </w:p>
    <w:p w14:paraId="02270BB5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proofErr w:type="spellStart"/>
      <w:r w:rsidRPr="00F463EF">
        <w:rPr>
          <w:rFonts w:ascii="Amazon Ember Light" w:hAnsi="Amazon Ember Light" w:cs="Amazon Ember Light"/>
          <w:sz w:val="20"/>
          <w:szCs w:val="20"/>
        </w:rPr>
        <w:t>MyDocs</w:t>
      </w:r>
      <w:proofErr w:type="spellEnd"/>
      <w:r w:rsidRPr="00F463EF">
        <w:rPr>
          <w:rFonts w:ascii="Amazon Ember Light" w:hAnsi="Amazon Ember Light" w:cs="Amazon Ember Light"/>
          <w:sz w:val="20"/>
          <w:szCs w:val="20"/>
        </w:rPr>
        <w:t xml:space="preserve"> Portal Account Administration</w:t>
      </w:r>
    </w:p>
    <w:p w14:paraId="2EF8E05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New Starter Form</w:t>
      </w:r>
    </w:p>
    <w:p w14:paraId="1CC25ACC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P45</w:t>
      </w:r>
    </w:p>
    <w:p w14:paraId="672206A5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Commuter Benefits</w:t>
      </w:r>
    </w:p>
    <w:p w14:paraId="1F65CD2C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Tax Declaration Form</w:t>
      </w:r>
    </w:p>
    <w:p w14:paraId="1F7CD3AC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Media Handling and Destruction Policy</w:t>
      </w:r>
    </w:p>
    <w:p w14:paraId="12D13A4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Disciplinary Policy</w:t>
      </w:r>
    </w:p>
    <w:p w14:paraId="7FB5E353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IT Policy</w:t>
      </w:r>
    </w:p>
    <w:p w14:paraId="7FDEDB1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Joint Election Form</w:t>
      </w:r>
    </w:p>
    <w:p w14:paraId="2386F50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Electronic Communications Policy</w:t>
      </w:r>
    </w:p>
    <w:p w14:paraId="0B726C3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Harassment Policy</w:t>
      </w:r>
    </w:p>
    <w:p w14:paraId="3FADC0E3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Equal Opportunities Policy</w:t>
      </w:r>
    </w:p>
    <w:p w14:paraId="07CD8E93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Dealing with the Public Policy</w:t>
      </w:r>
    </w:p>
    <w:p w14:paraId="73E3432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Grievance Policy</w:t>
      </w:r>
    </w:p>
    <w:p w14:paraId="70949113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lastRenderedPageBreak/>
        <w:t>Phone Policy</w:t>
      </w:r>
    </w:p>
    <w:p w14:paraId="0E8E789F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Health Assessment Form</w:t>
      </w:r>
    </w:p>
    <w:p w14:paraId="0AB622D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Relocation Form</w:t>
      </w:r>
    </w:p>
    <w:p w14:paraId="086332A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National Identity Card</w:t>
      </w:r>
    </w:p>
    <w:p w14:paraId="6099F785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Birth Certificate</w:t>
      </w:r>
    </w:p>
    <w:p w14:paraId="0DB9898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Passport</w:t>
      </w:r>
    </w:p>
    <w:p w14:paraId="21DDBC3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Work Authorization Docs</w:t>
      </w:r>
    </w:p>
    <w:p w14:paraId="528A37FC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Invention Assignment Deed</w:t>
      </w:r>
    </w:p>
    <w:p w14:paraId="1B92AC9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Attendance and Absence Policy</w:t>
      </w:r>
    </w:p>
    <w:p w14:paraId="64F4FCB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Redundancy Letter</w:t>
      </w:r>
    </w:p>
    <w:p w14:paraId="258FF81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Relocation Letter</w:t>
      </w:r>
    </w:p>
    <w:p w14:paraId="1F2D244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ZUS Declaration</w:t>
      </w:r>
    </w:p>
    <w:p w14:paraId="21D5B22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Authorization of Remuneration to Bank Account</w:t>
      </w:r>
    </w:p>
    <w:p w14:paraId="1E204D6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ZCNA - Family Health Registration</w:t>
      </w:r>
    </w:p>
    <w:p w14:paraId="5846039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Employee Declaration for Child Care</w:t>
      </w:r>
    </w:p>
    <w:p w14:paraId="11059BC5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Policies and Work Regulations Acknowledgement</w:t>
      </w:r>
    </w:p>
    <w:p w14:paraId="1F35801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 xml:space="preserve">Art 29 </w:t>
      </w:r>
      <w:proofErr w:type="spellStart"/>
      <w:r w:rsidRPr="00F463EF">
        <w:rPr>
          <w:rFonts w:ascii="Amazon Ember Light" w:hAnsi="Amazon Ember Light" w:cs="Amazon Ember Light"/>
          <w:sz w:val="20"/>
          <w:szCs w:val="20"/>
        </w:rPr>
        <w:t>Labour</w:t>
      </w:r>
      <w:proofErr w:type="spellEnd"/>
      <w:r w:rsidRPr="00F463EF">
        <w:rPr>
          <w:rFonts w:ascii="Amazon Ember Light" w:hAnsi="Amazon Ember Light" w:cs="Amazon Ember Light"/>
          <w:sz w:val="20"/>
          <w:szCs w:val="20"/>
        </w:rPr>
        <w:t xml:space="preserve"> Code Acknowledgement</w:t>
      </w:r>
    </w:p>
    <w:p w14:paraId="62802D6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Disability Certificate</w:t>
      </w:r>
    </w:p>
    <w:p w14:paraId="6A59A41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Personal Certificates</w:t>
      </w:r>
    </w:p>
    <w:p w14:paraId="0BF94653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proofErr w:type="spellStart"/>
      <w:r w:rsidRPr="00F463EF">
        <w:rPr>
          <w:rFonts w:ascii="Amazon Ember Light" w:hAnsi="Amazon Ember Light" w:cs="Amazon Ember Light"/>
          <w:sz w:val="20"/>
          <w:szCs w:val="20"/>
        </w:rPr>
        <w:t>zzOther</w:t>
      </w:r>
      <w:proofErr w:type="spellEnd"/>
      <w:r w:rsidRPr="00F463EF">
        <w:rPr>
          <w:rFonts w:ascii="Amazon Ember Light" w:hAnsi="Amazon Ember Light" w:cs="Amazon Ember Light"/>
          <w:sz w:val="20"/>
          <w:szCs w:val="20"/>
        </w:rPr>
        <w:t xml:space="preserve"> Personal Information</w:t>
      </w:r>
    </w:p>
    <w:p w14:paraId="750B9F9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Health/Social Insurance</w:t>
      </w:r>
    </w:p>
    <w:p w14:paraId="59F5471B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Additional Contract Terms</w:t>
      </w:r>
    </w:p>
    <w:p w14:paraId="31B5B0F3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Company Property</w:t>
      </w:r>
    </w:p>
    <w:p w14:paraId="2252217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Certified Records</w:t>
      </w:r>
    </w:p>
    <w:p w14:paraId="43DA74C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Employment Contract Changes</w:t>
      </w:r>
    </w:p>
    <w:p w14:paraId="2EBE9FA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Occupational Hazard Acknowledgement</w:t>
      </w:r>
    </w:p>
    <w:p w14:paraId="61FFADB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Parent of a Minor</w:t>
      </w:r>
    </w:p>
    <w:p w14:paraId="28B7725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Personal Data Change</w:t>
      </w:r>
    </w:p>
    <w:p w14:paraId="20A9291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Personal Data Transfer Consent</w:t>
      </w:r>
    </w:p>
    <w:p w14:paraId="149998B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Shortened Working Time Request</w:t>
      </w:r>
    </w:p>
    <w:p w14:paraId="63848403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lastRenderedPageBreak/>
        <w:t>Student Payroll Form</w:t>
      </w:r>
    </w:p>
    <w:p w14:paraId="6DC957A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Transfer of Remuneration to Bank Account</w:t>
      </w:r>
    </w:p>
    <w:p w14:paraId="6033B4F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Work Certificates</w:t>
      </w:r>
    </w:p>
    <w:p w14:paraId="3AB192B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Work Inspection Correspondence</w:t>
      </w:r>
    </w:p>
    <w:p w14:paraId="49553D8F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Work Regulations</w:t>
      </w:r>
    </w:p>
    <w:p w14:paraId="662765B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Work Schedule Adjustment Agreement</w:t>
      </w:r>
    </w:p>
    <w:p w14:paraId="10755A33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 xml:space="preserve">ZCNA - Family </w:t>
      </w:r>
      <w:proofErr w:type="spellStart"/>
      <w:r w:rsidRPr="00F463EF">
        <w:rPr>
          <w:rFonts w:ascii="Amazon Ember Light" w:hAnsi="Amazon Ember Light" w:cs="Amazon Ember Light"/>
          <w:sz w:val="20"/>
          <w:szCs w:val="20"/>
        </w:rPr>
        <w:t>Unregistration</w:t>
      </w:r>
      <w:proofErr w:type="spellEnd"/>
    </w:p>
    <w:p w14:paraId="011205A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ZUA - Employee Registration</w:t>
      </w:r>
    </w:p>
    <w:p w14:paraId="2B6FE18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 xml:space="preserve">ZWUA - Employee </w:t>
      </w:r>
      <w:proofErr w:type="spellStart"/>
      <w:r w:rsidRPr="00F463EF">
        <w:rPr>
          <w:rFonts w:ascii="Amazon Ember Light" w:hAnsi="Amazon Ember Light" w:cs="Amazon Ember Light"/>
          <w:sz w:val="20"/>
          <w:szCs w:val="20"/>
        </w:rPr>
        <w:t>Unregistration</w:t>
      </w:r>
      <w:proofErr w:type="spellEnd"/>
    </w:p>
    <w:p w14:paraId="7E2C270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New Hire Self-Identification</w:t>
      </w:r>
    </w:p>
    <w:p w14:paraId="7EE1155B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Annexes to Contract</w:t>
      </w:r>
    </w:p>
    <w:p w14:paraId="1BFD514D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Additional Hiring Information</w:t>
      </w:r>
    </w:p>
    <w:p w14:paraId="6024B995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Equal Treatment in Employment Acknowledgement</w:t>
      </w:r>
    </w:p>
    <w:p w14:paraId="7BF0755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POL Employee Information Form</w:t>
      </w:r>
    </w:p>
    <w:p w14:paraId="52D1D61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Legal Entity Change</w:t>
      </w:r>
    </w:p>
    <w:p w14:paraId="570EB0E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Sign On Bonus Agreement</w:t>
      </w:r>
    </w:p>
    <w:p w14:paraId="69A48BFD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Absence Policy</w:t>
      </w:r>
    </w:p>
    <w:p w14:paraId="689B6A7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Benefits Enrollment Information</w:t>
      </w:r>
    </w:p>
    <w:p w14:paraId="2D500CE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Insurance Form</w:t>
      </w:r>
    </w:p>
    <w:p w14:paraId="730AEFAC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Payroll Data Transfer Consent</w:t>
      </w:r>
    </w:p>
    <w:p w14:paraId="059994D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Data Accuracy Certification</w:t>
      </w:r>
    </w:p>
    <w:p w14:paraId="6FEEEF2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Working Hour Reduction Request</w:t>
      </w:r>
    </w:p>
    <w:p w14:paraId="3C5A04E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Employee Statement - No Previous Employment</w:t>
      </w:r>
    </w:p>
    <w:p w14:paraId="647B32C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Spending and Transaction Policy</w:t>
      </w:r>
    </w:p>
    <w:p w14:paraId="6558488C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Bank Details</w:t>
      </w:r>
    </w:p>
    <w:p w14:paraId="06E4028C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Onboarding Information</w:t>
      </w:r>
    </w:p>
    <w:p w14:paraId="7442669C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Personal Data Management Agreement</w:t>
      </w:r>
    </w:p>
    <w:p w14:paraId="32675FE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Relocation Policy</w:t>
      </w:r>
    </w:p>
    <w:p w14:paraId="42D672FD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Leave Request Non-Medical</w:t>
      </w:r>
    </w:p>
    <w:p w14:paraId="3806207D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Life Insurance</w:t>
      </w:r>
    </w:p>
    <w:p w14:paraId="5E19275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lastRenderedPageBreak/>
        <w:t>Staff ID Form</w:t>
      </w:r>
    </w:p>
    <w:p w14:paraId="060601FB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Address Certificate</w:t>
      </w:r>
    </w:p>
    <w:p w14:paraId="2F86AC7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Marriage Certificate</w:t>
      </w:r>
    </w:p>
    <w:p w14:paraId="5C93002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Benefits Enrollment Form</w:t>
      </w:r>
    </w:p>
    <w:p w14:paraId="0E790D5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Emergency Contact Information</w:t>
      </w:r>
    </w:p>
    <w:p w14:paraId="5500A4A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Form 145</w:t>
      </w:r>
    </w:p>
    <w:p w14:paraId="14B99EC5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Official Government Contract</w:t>
      </w:r>
    </w:p>
    <w:p w14:paraId="300CA7F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Payroll Direct Deposit Form</w:t>
      </w:r>
    </w:p>
    <w:p w14:paraId="70944B4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W-4 Tax Information</w:t>
      </w:r>
    </w:p>
    <w:p w14:paraId="0418C48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Create Draft Terms of Employment</w:t>
      </w:r>
    </w:p>
    <w:p w14:paraId="453736F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SYS Default Bar Code</w:t>
      </w:r>
    </w:p>
    <w:p w14:paraId="7243B09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Work From Home Policy</w:t>
      </w:r>
    </w:p>
    <w:p w14:paraId="29DA600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Peak Holiday Policy</w:t>
      </w:r>
    </w:p>
    <w:p w14:paraId="39A3D2C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Internal Transfer Policy</w:t>
      </w:r>
    </w:p>
    <w:p w14:paraId="5CD9E00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Leave of Absence Policy</w:t>
      </w:r>
    </w:p>
    <w:p w14:paraId="2D744E2D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Data Processing Policy</w:t>
      </w:r>
    </w:p>
    <w:p w14:paraId="61E7E1D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Smoking Policy</w:t>
      </w:r>
    </w:p>
    <w:p w14:paraId="17CF2E73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Stop Search Policy</w:t>
      </w:r>
    </w:p>
    <w:p w14:paraId="0235C09B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Trailer Dock and Release Policy</w:t>
      </w:r>
    </w:p>
    <w:p w14:paraId="632AB11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Customer and Account Security Policy</w:t>
      </w:r>
    </w:p>
    <w:p w14:paraId="77D8440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Remuneration Regulations</w:t>
      </w:r>
    </w:p>
    <w:p w14:paraId="3EB5AEE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Data Privacy Policy</w:t>
      </w:r>
    </w:p>
    <w:p w14:paraId="5B02E9B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Emergency Dependent Leave Policy</w:t>
      </w:r>
    </w:p>
    <w:p w14:paraId="19CE0F7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Contract Details Input Form</w:t>
      </w:r>
    </w:p>
    <w:p w14:paraId="1134223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Military Service Record</w:t>
      </w:r>
    </w:p>
    <w:p w14:paraId="18119DF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Compliance Charter</w:t>
      </w:r>
    </w:p>
    <w:p w14:paraId="76E56AC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Performance Improvement Policy</w:t>
      </w:r>
    </w:p>
    <w:p w14:paraId="5A3E965B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Dependent Leave Policy</w:t>
      </w:r>
    </w:p>
    <w:p w14:paraId="2E1B0C4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Staff Privacy Notice</w:t>
      </w:r>
    </w:p>
    <w:p w14:paraId="5EB2FD3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Fair Company Initiative</w:t>
      </w:r>
    </w:p>
    <w:p w14:paraId="13A9501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lastRenderedPageBreak/>
        <w:t>Life Insurance Enrollment</w:t>
      </w:r>
    </w:p>
    <w:p w14:paraId="6172812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C2C Confidentiality Agreement</w:t>
      </w:r>
    </w:p>
    <w:p w14:paraId="00D0DC15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C2C Terms of Employment</w:t>
      </w:r>
    </w:p>
    <w:p w14:paraId="6797C63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101 Form</w:t>
      </w:r>
    </w:p>
    <w:p w14:paraId="449C8C8B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Mailing Address Confirmation Form</w:t>
      </w:r>
    </w:p>
    <w:p w14:paraId="44C87DE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Work Authorization Docs Request</w:t>
      </w:r>
    </w:p>
    <w:p w14:paraId="5A92AC61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Photo ID</w:t>
      </w:r>
    </w:p>
    <w:p w14:paraId="47EBFE8C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Photo ID Request</w:t>
      </w:r>
    </w:p>
    <w:p w14:paraId="43911D9F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Supplemental Performance Data Privacy Notice</w:t>
      </w:r>
    </w:p>
    <w:p w14:paraId="312A31A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Airport Security Application Form</w:t>
      </w:r>
    </w:p>
    <w:p w14:paraId="3ABFCC2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Entry Permit</w:t>
      </w:r>
    </w:p>
    <w:p w14:paraId="6B07D10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Residency Evidence Doc</w:t>
      </w:r>
    </w:p>
    <w:p w14:paraId="25E9EF3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Access Card</w:t>
      </w:r>
    </w:p>
    <w:p w14:paraId="1A8B523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proofErr w:type="spellStart"/>
      <w:r w:rsidRPr="00F463EF">
        <w:rPr>
          <w:rFonts w:ascii="Amazon Ember Light" w:hAnsi="Amazon Ember Light" w:cs="Amazon Ember Light"/>
          <w:sz w:val="20"/>
          <w:szCs w:val="20"/>
        </w:rPr>
        <w:t>zzzAuthorization</w:t>
      </w:r>
      <w:proofErr w:type="spellEnd"/>
      <w:r w:rsidRPr="00F463EF">
        <w:rPr>
          <w:rFonts w:ascii="Amazon Ember Light" w:hAnsi="Amazon Ember Light" w:cs="Amazon Ember Light"/>
          <w:sz w:val="20"/>
          <w:szCs w:val="20"/>
        </w:rPr>
        <w:t xml:space="preserve"> of </w:t>
      </w:r>
      <w:proofErr w:type="spellStart"/>
      <w:r w:rsidRPr="00F463EF">
        <w:rPr>
          <w:rFonts w:ascii="Amazon Ember Light" w:hAnsi="Amazon Ember Light" w:cs="Amazon Ember Light"/>
          <w:sz w:val="20"/>
          <w:szCs w:val="20"/>
        </w:rPr>
        <w:t>Remueration</w:t>
      </w:r>
      <w:proofErr w:type="spellEnd"/>
      <w:r w:rsidRPr="00F463EF">
        <w:rPr>
          <w:rFonts w:ascii="Amazon Ember Light" w:hAnsi="Amazon Ember Light" w:cs="Amazon Ember Light"/>
          <w:sz w:val="20"/>
          <w:szCs w:val="20"/>
        </w:rPr>
        <w:t xml:space="preserve"> to Bank Account</w:t>
      </w:r>
    </w:p>
    <w:p w14:paraId="6DDE197D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 xml:space="preserve">Leave of </w:t>
      </w:r>
      <w:proofErr w:type="spellStart"/>
      <w:r w:rsidRPr="00F463EF">
        <w:rPr>
          <w:rFonts w:ascii="Amazon Ember Light" w:hAnsi="Amazon Ember Light" w:cs="Amazon Ember Light"/>
          <w:sz w:val="20"/>
          <w:szCs w:val="20"/>
        </w:rPr>
        <w:t>Absense</w:t>
      </w:r>
      <w:proofErr w:type="spellEnd"/>
      <w:r w:rsidRPr="00F463EF">
        <w:rPr>
          <w:rFonts w:ascii="Amazon Ember Light" w:hAnsi="Amazon Ember Light" w:cs="Amazon Ember Light"/>
          <w:sz w:val="20"/>
          <w:szCs w:val="20"/>
        </w:rPr>
        <w:t xml:space="preserve"> Policy</w:t>
      </w:r>
    </w:p>
    <w:p w14:paraId="7C84C6D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Passport Request</w:t>
      </w:r>
    </w:p>
    <w:p w14:paraId="0CCE399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National Identity Card Request</w:t>
      </w:r>
    </w:p>
    <w:p w14:paraId="5E845B4D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Lockers Use Policy</w:t>
      </w:r>
    </w:p>
    <w:p w14:paraId="16AF861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Closed Circuit Television Policy</w:t>
      </w:r>
    </w:p>
    <w:p w14:paraId="66B725FF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SYS Notification Archive</w:t>
      </w:r>
    </w:p>
    <w:p w14:paraId="1B39901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Confirmation Act Addendum</w:t>
      </w:r>
    </w:p>
    <w:p w14:paraId="0A597DC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Entity Change Notification</w:t>
      </w:r>
    </w:p>
    <w:p w14:paraId="263AF05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Internal Transfer Contractual Terms</w:t>
      </w:r>
    </w:p>
    <w:p w14:paraId="3E232A86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Addendum of Employment Terms (Remediation)</w:t>
      </w:r>
    </w:p>
    <w:p w14:paraId="6623264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Annexes to Contract Letter</w:t>
      </w:r>
    </w:p>
    <w:p w14:paraId="6D7F61B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Student Programs Offer Letter</w:t>
      </w:r>
    </w:p>
    <w:p w14:paraId="4AD42B4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Addenda WHF</w:t>
      </w:r>
    </w:p>
    <w:p w14:paraId="488D2A6B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Virtual Working Policy</w:t>
      </w:r>
    </w:p>
    <w:p w14:paraId="6AA12CB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Outage Working Policy</w:t>
      </w:r>
    </w:p>
    <w:p w14:paraId="443DBDF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Remote Working Policy</w:t>
      </w:r>
    </w:p>
    <w:p w14:paraId="0FAD001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lastRenderedPageBreak/>
        <w:t>Compulsory Placement Certificate</w:t>
      </w:r>
    </w:p>
    <w:p w14:paraId="7AE8A8D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Contribution Relief Declaration</w:t>
      </w:r>
    </w:p>
    <w:p w14:paraId="4AA285C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Returning Citizens Benefit</w:t>
      </w:r>
    </w:p>
    <w:p w14:paraId="57F290A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Expense Policy</w:t>
      </w:r>
    </w:p>
    <w:p w14:paraId="0FA38E4A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Mandatory Internship Proof</w:t>
      </w:r>
    </w:p>
    <w:p w14:paraId="109674E4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Children Birth Certificate(s)</w:t>
      </w:r>
    </w:p>
    <w:p w14:paraId="770F17A8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Education Certificate</w:t>
      </w:r>
    </w:p>
    <w:p w14:paraId="190B772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Unemployment Proof</w:t>
      </w:r>
    </w:p>
    <w:p w14:paraId="67E6D507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Wage Tax Document</w:t>
      </w:r>
    </w:p>
    <w:p w14:paraId="1D8760C9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Evacuation Information</w:t>
      </w:r>
    </w:p>
    <w:p w14:paraId="6D98C06E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Previous Employment Documents</w:t>
      </w:r>
    </w:p>
    <w:p w14:paraId="181B2BC2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Vacation Balance</w:t>
      </w:r>
    </w:p>
    <w:p w14:paraId="656A6540" w14:textId="77777777" w:rsidR="00F463EF" w:rsidRPr="00F463EF" w:rsidRDefault="00F463EF" w:rsidP="00F463EF">
      <w:pPr>
        <w:rPr>
          <w:rFonts w:ascii="Amazon Ember Light" w:hAnsi="Amazon Ember Light" w:cs="Amazon Ember Light"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 xml:space="preserve">Craft </w:t>
      </w:r>
      <w:proofErr w:type="spellStart"/>
      <w:r w:rsidRPr="00F463EF">
        <w:rPr>
          <w:rFonts w:ascii="Amazon Ember Light" w:hAnsi="Amazon Ember Light" w:cs="Amazon Ember Light"/>
          <w:sz w:val="20"/>
          <w:szCs w:val="20"/>
        </w:rPr>
        <w:t>Licence</w:t>
      </w:r>
      <w:proofErr w:type="spellEnd"/>
    </w:p>
    <w:p w14:paraId="4BE9D6A3" w14:textId="3DBB35CC" w:rsidR="00BE2112" w:rsidRPr="00F463EF" w:rsidRDefault="00F463EF" w:rsidP="00F463EF">
      <w:pPr>
        <w:rPr>
          <w:rFonts w:ascii="Amazon Ember Light" w:hAnsi="Amazon Ember Light" w:cs="Amazon Ember Light"/>
          <w:b/>
          <w:sz w:val="20"/>
          <w:szCs w:val="20"/>
        </w:rPr>
      </w:pPr>
      <w:r w:rsidRPr="00F463EF">
        <w:rPr>
          <w:rFonts w:ascii="Amazon Ember Light" w:hAnsi="Amazon Ember Light" w:cs="Amazon Ember Light"/>
          <w:sz w:val="20"/>
          <w:szCs w:val="20"/>
        </w:rPr>
        <w:t>Bank Statement Document</w:t>
      </w:r>
      <w:r w:rsidR="00616534" w:rsidRPr="00F463EF">
        <w:rPr>
          <w:rFonts w:ascii="Amazon Ember Light" w:hAnsi="Amazon Ember Light" w:cs="Amazon Ember Light"/>
          <w:sz w:val="20"/>
          <w:szCs w:val="20"/>
          <w:highlight w:val="yellow"/>
        </w:rPr>
        <w:fldChar w:fldCharType="begin"/>
      </w:r>
      <w:r w:rsidR="00880575" w:rsidRPr="00F463EF">
        <w:rPr>
          <w:rFonts w:ascii="Amazon Ember Light" w:hAnsi="Amazon Ember Light" w:cs="Amazon Ember Light"/>
          <w:sz w:val="20"/>
          <w:szCs w:val="20"/>
          <w:highlight w:val="yellow"/>
        </w:rPr>
        <w:instrText xml:space="preserve"> INCLUDEPICTURE "C:\\Users\\davivikt\\AppData\\Local\\Microsoft\\Windows\\INetCache\\Content.Outlook\\VJ3U6HRZ\\0 " \* MERGEFORMAT </w:instrText>
      </w:r>
      <w:r w:rsidR="00616534" w:rsidRPr="00F463EF">
        <w:rPr>
          <w:rFonts w:ascii="Amazon Ember Light" w:hAnsi="Amazon Ember Light" w:cs="Amazon Ember Light"/>
          <w:sz w:val="20"/>
          <w:szCs w:val="20"/>
          <w:highlight w:val="yellow"/>
        </w:rPr>
        <w:fldChar w:fldCharType="end"/>
      </w:r>
      <w:r w:rsidR="00616534" w:rsidRPr="00F463EF">
        <w:rPr>
          <w:rFonts w:ascii="Amazon Ember Light" w:hAnsi="Amazon Ember Light" w:cs="Amazon Ember Light"/>
          <w:sz w:val="20"/>
          <w:szCs w:val="20"/>
          <w:highlight w:val="yellow"/>
        </w:rPr>
        <w:fldChar w:fldCharType="begin"/>
      </w:r>
      <w:r w:rsidR="00880575" w:rsidRPr="00F463EF">
        <w:rPr>
          <w:rFonts w:ascii="Amazon Ember Light" w:hAnsi="Amazon Ember Light" w:cs="Amazon Ember Light"/>
          <w:sz w:val="20"/>
          <w:szCs w:val="20"/>
          <w:highlight w:val="yellow"/>
        </w:rPr>
        <w:instrText xml:space="preserve"> INCLUDEPICTURE "C:\\Users\\davivikt\\AppData\\Local\\Microsoft\\Windows\\INetCache\\Content.Outlook\\VJ3U6HRZ\\0 " \* MERGEFORMAT </w:instrText>
      </w:r>
      <w:r w:rsidR="00616534" w:rsidRPr="00F463EF">
        <w:rPr>
          <w:rFonts w:ascii="Amazon Ember Light" w:hAnsi="Amazon Ember Light" w:cs="Amazon Ember Light"/>
          <w:sz w:val="20"/>
          <w:szCs w:val="20"/>
          <w:highlight w:val="yellow"/>
        </w:rPr>
        <w:fldChar w:fldCharType="end"/>
      </w:r>
      <w:r w:rsidR="00616534" w:rsidRPr="00F463EF">
        <w:rPr>
          <w:rFonts w:ascii="Amazon Ember Light" w:hAnsi="Amazon Ember Light" w:cs="Amazon Ember Light"/>
          <w:sz w:val="20"/>
          <w:szCs w:val="20"/>
          <w:highlight w:val="yellow"/>
        </w:rPr>
        <w:fldChar w:fldCharType="begin"/>
      </w:r>
      <w:r w:rsidR="00880575" w:rsidRPr="00F463EF">
        <w:rPr>
          <w:rFonts w:ascii="Amazon Ember Light" w:hAnsi="Amazon Ember Light" w:cs="Amazon Ember Light"/>
          <w:sz w:val="20"/>
          <w:szCs w:val="20"/>
          <w:highlight w:val="yellow"/>
        </w:rPr>
        <w:instrText xml:space="preserve"> INCLUDEPICTURE "C:\\Users\\davivikt\\AppData\\Local\\Microsoft\\Windows\\INetCache\\Content.Outlook\\VJ3U6HRZ\\0 " \* MERGEFORMAT </w:instrText>
      </w:r>
      <w:r w:rsidR="00616534" w:rsidRPr="00F463EF">
        <w:rPr>
          <w:rFonts w:ascii="Amazon Ember Light" w:hAnsi="Amazon Ember Light" w:cs="Amazon Ember Light"/>
          <w:sz w:val="20"/>
          <w:szCs w:val="20"/>
          <w:highlight w:val="yellow"/>
        </w:rPr>
        <w:fldChar w:fldCharType="end"/>
      </w:r>
      <w:r w:rsidR="00616534" w:rsidRPr="00F463EF">
        <w:rPr>
          <w:rFonts w:ascii="Amazon Ember Light" w:hAnsi="Amazon Ember Light" w:cs="Amazon Ember Light"/>
          <w:sz w:val="20"/>
          <w:szCs w:val="20"/>
          <w:highlight w:val="yellow"/>
        </w:rPr>
        <w:fldChar w:fldCharType="begin"/>
      </w:r>
      <w:r w:rsidR="00880575" w:rsidRPr="00F463EF">
        <w:rPr>
          <w:rFonts w:ascii="Amazon Ember Light" w:hAnsi="Amazon Ember Light" w:cs="Amazon Ember Light"/>
          <w:sz w:val="20"/>
          <w:szCs w:val="20"/>
          <w:highlight w:val="yellow"/>
        </w:rPr>
        <w:instrText xml:space="preserve"> INCLUDEPICTURE "C:\\Users\\davivikt\\AppData\\Local\\Microsoft\\Windows\\INetCache\\Content.Outlook\\VJ3U6HRZ\\0 " \* MERGEFORMAT </w:instrText>
      </w:r>
      <w:r w:rsidR="00616534" w:rsidRPr="00F463EF">
        <w:rPr>
          <w:rFonts w:ascii="Amazon Ember Light" w:hAnsi="Amazon Ember Light" w:cs="Amazon Ember Light"/>
          <w:sz w:val="20"/>
          <w:szCs w:val="20"/>
          <w:highlight w:val="yellow"/>
        </w:rPr>
        <w:fldChar w:fldCharType="end"/>
      </w:r>
    </w:p>
    <w:sectPr w:rsidR="00BE2112" w:rsidRPr="00F463EF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3" w:author="Kuehlhorn, Peggy" w:date="2024-03-21T14:14:00Z" w:initials="KP">
    <w:p w14:paraId="38455BD8" w14:textId="1C23688C" w:rsidR="00BE2112" w:rsidRPr="00915863" w:rsidRDefault="00BE2112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915863">
        <w:rPr>
          <w:lang w:val="de-DE"/>
        </w:rPr>
        <w:t xml:space="preserve">Sofern </w:t>
      </w:r>
      <w:proofErr w:type="spellStart"/>
      <w:r w:rsidRPr="00915863">
        <w:rPr>
          <w:lang w:val="de-DE"/>
        </w:rPr>
        <w:t>MyDocs</w:t>
      </w:r>
      <w:proofErr w:type="spellEnd"/>
      <w:r w:rsidRPr="00915863">
        <w:rPr>
          <w:lang w:val="de-DE"/>
        </w:rPr>
        <w:t>/</w:t>
      </w:r>
      <w:proofErr w:type="spellStart"/>
      <w:r w:rsidRPr="00915863">
        <w:rPr>
          <w:lang w:val="de-DE"/>
        </w:rPr>
        <w:t>Onbase</w:t>
      </w:r>
      <w:proofErr w:type="spellEnd"/>
      <w:r w:rsidRPr="00915863">
        <w:rPr>
          <w:lang w:val="de-DE"/>
        </w:rPr>
        <w:t xml:space="preserve"> genutzt </w:t>
      </w:r>
      <w:r>
        <w:rPr>
          <w:lang w:val="de-DE"/>
        </w:rPr>
        <w:t>wurde.</w:t>
      </w:r>
    </w:p>
  </w:comment>
  <w:comment w:id="94" w:author="Kuehlhorn, Peggy" w:date="2024-03-21T14:53:00Z" w:initials="KP">
    <w:p w14:paraId="2DEFDDC4" w14:textId="596DE99D" w:rsidR="00BE2112" w:rsidRPr="00FD32BE" w:rsidRDefault="00BE2112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FD32BE">
        <w:rPr>
          <w:lang w:val="de-DE"/>
        </w:rPr>
        <w:t>In diesem Abschnitt sollten wir</w:t>
      </w:r>
      <w:r>
        <w:rPr>
          <w:lang w:val="de-DE"/>
        </w:rPr>
        <w:t xml:space="preserve"> m.E.</w:t>
      </w:r>
      <w:r w:rsidRPr="00FD32BE">
        <w:rPr>
          <w:lang w:val="de-DE"/>
        </w:rPr>
        <w:t xml:space="preserve"> differenzieren, wann es sich um M</w:t>
      </w:r>
      <w:r>
        <w:rPr>
          <w:lang w:val="de-DE"/>
        </w:rPr>
        <w:t>itarbeiter als Kunden und wann es sich um HR-Mitarbeiter handelt.</w:t>
      </w:r>
    </w:p>
  </w:comment>
  <w:comment w:id="99" w:author="Kuehlhorn, Peggy" w:date="2024-03-21T14:54:00Z" w:initials="KP">
    <w:p w14:paraId="68A82425" w14:textId="0E9B2536" w:rsidR="00BE2112" w:rsidRPr="00FD32BE" w:rsidRDefault="00BE2112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="0040703D">
        <w:rPr>
          <w:lang w:val="de-DE"/>
        </w:rPr>
        <w:t>Müsste hier nochmal differenziert werden, wann es eine Auswirkung auf alle Mitarbeiter und wann auf HR-Mitarbeiter hat?</w:t>
      </w:r>
    </w:p>
  </w:comment>
  <w:comment w:id="109" w:author="Kuehlhorn, Peggy" w:date="2024-03-22T07:37:00Z" w:initials="KP">
    <w:p w14:paraId="4A5CE794" w14:textId="33FD56B2" w:rsidR="001153DF" w:rsidRPr="001153DF" w:rsidRDefault="001153DF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1153DF">
        <w:rPr>
          <w:lang w:val="de-DE"/>
        </w:rPr>
        <w:t>Der untenstehende Absatz spiegelt d</w:t>
      </w:r>
      <w:r>
        <w:rPr>
          <w:lang w:val="de-DE"/>
        </w:rPr>
        <w:t xml:space="preserve">en gleichen Inhalt wieder. </w:t>
      </w:r>
    </w:p>
  </w:comment>
  <w:comment w:id="127" w:author="Kuehlhorn, Peggy" w:date="2024-03-22T10:15:00Z" w:initials="KP">
    <w:p w14:paraId="125EFE28" w14:textId="744707D9" w:rsidR="00CF5B23" w:rsidRPr="00CF5B23" w:rsidRDefault="00CF5B23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CF5B23">
        <w:rPr>
          <w:lang w:val="de-DE"/>
        </w:rPr>
        <w:t xml:space="preserve">Bitte </w:t>
      </w:r>
      <w:r>
        <w:rPr>
          <w:lang w:val="de-DE"/>
        </w:rPr>
        <w:t xml:space="preserve">im Folgenden </w:t>
      </w:r>
      <w:r w:rsidRPr="00CF5B23">
        <w:rPr>
          <w:lang w:val="de-DE"/>
        </w:rPr>
        <w:t>jeweils ersetzen mit H</w:t>
      </w:r>
      <w:r>
        <w:rPr>
          <w:lang w:val="de-DE"/>
        </w:rPr>
        <w:t>R-Mitarbeiter:innen.</w:t>
      </w:r>
    </w:p>
  </w:comment>
  <w:comment w:id="161" w:author="Kuehlhorn, Peggy" w:date="2024-03-21T15:34:00Z" w:initials="KP">
    <w:p w14:paraId="19D4940A" w14:textId="77777777" w:rsidR="00BE2112" w:rsidRPr="00CF5B23" w:rsidRDefault="00BE2112">
      <w:pPr>
        <w:pStyle w:val="Kommentartext"/>
      </w:pPr>
      <w:r>
        <w:rPr>
          <w:rStyle w:val="Kommentarzeichen"/>
        </w:rPr>
        <w:annotationRef/>
      </w:r>
      <w:r w:rsidRPr="00CF5B23">
        <w:t>Where applicable</w:t>
      </w:r>
    </w:p>
    <w:p w14:paraId="1B927D4F" w14:textId="77777777" w:rsidR="00BE2112" w:rsidRPr="00CF5B23" w:rsidRDefault="00BE2112">
      <w:pPr>
        <w:pStyle w:val="Kommentartext"/>
      </w:pPr>
    </w:p>
    <w:p w14:paraId="3A00893D" w14:textId="50CE16C7" w:rsidR="00BE2112" w:rsidRPr="004E345D" w:rsidRDefault="00BE2112">
      <w:pPr>
        <w:pStyle w:val="Kommentartext"/>
        <w:rPr>
          <w:lang w:val="de-DE"/>
        </w:rPr>
      </w:pPr>
      <w:r w:rsidRPr="004E345D">
        <w:rPr>
          <w:lang w:val="de-DE"/>
        </w:rPr>
        <w:t>Kennen unsere BRs diese F</w:t>
      </w:r>
      <w:r>
        <w:rPr>
          <w:lang w:val="de-DE"/>
        </w:rPr>
        <w:t>unktion bereits?</w:t>
      </w:r>
    </w:p>
  </w:comment>
  <w:comment w:id="180" w:author="Kuehlhorn, Peggy" w:date="2024-03-21T15:54:00Z" w:initials="KP">
    <w:p w14:paraId="06B5428B" w14:textId="64BA4B18" w:rsidR="001C09C9" w:rsidRPr="00A63884" w:rsidRDefault="001C09C9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A63884">
        <w:rPr>
          <w:lang w:val="de-DE"/>
        </w:rPr>
        <w:t>Was bedeutet dies?</w:t>
      </w:r>
      <w:r w:rsidR="00A3481D">
        <w:rPr>
          <w:lang w:val="de-DE"/>
        </w:rPr>
        <w:t xml:space="preserve"> Bisher sind wir auf erstellen, hochladen und speichern eingegangen. Es würde helfen, zu verstehen, was in diesem Fall „genehmigen und ablehnen“ bedeutet.</w:t>
      </w:r>
    </w:p>
  </w:comment>
  <w:comment w:id="251" w:author="Kuehlhorn, Peggy" w:date="2024-03-22T08:45:00Z" w:initials="KP">
    <w:p w14:paraId="7FD70D69" w14:textId="44BF400D" w:rsidR="00A537BD" w:rsidRPr="00A537BD" w:rsidRDefault="00A537BD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A537BD">
        <w:rPr>
          <w:lang w:val="de-DE"/>
        </w:rPr>
        <w:t>Sind hier HR Mitarbeiter o</w:t>
      </w:r>
      <w:r>
        <w:rPr>
          <w:lang w:val="de-DE"/>
        </w:rPr>
        <w:t>der MA für die das Schreiben ausgestellt ist gemeint?</w:t>
      </w:r>
    </w:p>
  </w:comment>
  <w:comment w:id="252" w:author="Kuehlhorn, Peggy" w:date="2024-03-21T16:07:00Z" w:initials="KP">
    <w:p w14:paraId="4C192D72" w14:textId="1536AD3C" w:rsidR="00A63884" w:rsidRPr="00A63884" w:rsidRDefault="00A63884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="003A50A4">
        <w:rPr>
          <w:lang w:val="de-DE"/>
        </w:rPr>
        <w:t>Dem BR sind diese System</w:t>
      </w:r>
      <w:r w:rsidR="003C1F48">
        <w:rPr>
          <w:lang w:val="de-DE"/>
        </w:rPr>
        <w:t>e</w:t>
      </w:r>
      <w:r w:rsidR="003A50A4">
        <w:rPr>
          <w:lang w:val="de-DE"/>
        </w:rPr>
        <w:t xml:space="preserve"> mindestens teilweise nicht bekannt und es birgt das Risiko, dass hier die Mitbestimmung ein-/nachgefordert wird. Nach Rücksprache mit Jana, empfehlen wir diese </w:t>
      </w:r>
      <w:proofErr w:type="spellStart"/>
      <w:r w:rsidR="003A50A4">
        <w:rPr>
          <w:lang w:val="de-DE"/>
        </w:rPr>
        <w:t>Section</w:t>
      </w:r>
      <w:proofErr w:type="spellEnd"/>
      <w:r w:rsidR="003A50A4">
        <w:rPr>
          <w:lang w:val="de-DE"/>
        </w:rPr>
        <w:t xml:space="preserve"> herauszunehmen und in den FAQs zu ergänzen.</w:t>
      </w:r>
    </w:p>
  </w:comment>
  <w:comment w:id="256" w:author="Kuehlhorn, Peggy" w:date="2024-03-22T08:53:00Z" w:initials="KP">
    <w:p w14:paraId="14BDF261" w14:textId="2B1FEED4" w:rsidR="003A50A4" w:rsidRPr="003A50A4" w:rsidRDefault="003A50A4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3A50A4">
        <w:rPr>
          <w:lang w:val="de-DE"/>
        </w:rPr>
        <w:t>PAPI ist unserer Kenntnis nach “</w:t>
      </w:r>
      <w:r>
        <w:rPr>
          <w:lang w:val="de-DE"/>
        </w:rPr>
        <w:t>nur“ eine Schnittstelle und kein eigenes Tool, also eine technische Möglichkeit zwei Systeme zu verlinken. Weshalb benennen wir es?</w:t>
      </w:r>
      <w:r w:rsidR="009D3EA4">
        <w:rPr>
          <w:lang w:val="de-DE"/>
        </w:rPr>
        <w:t xml:space="preserve"> Wir sollten in den FAQs von </w:t>
      </w:r>
      <w:proofErr w:type="spellStart"/>
      <w:r w:rsidR="009D3EA4">
        <w:rPr>
          <w:lang w:val="de-DE"/>
        </w:rPr>
        <w:t>Personalverwaltungssytem</w:t>
      </w:r>
      <w:proofErr w:type="spellEnd"/>
      <w:r w:rsidR="009D3EA4">
        <w:rPr>
          <w:lang w:val="de-DE"/>
        </w:rPr>
        <w:t xml:space="preserve"> sprechen.</w:t>
      </w:r>
    </w:p>
  </w:comment>
  <w:comment w:id="274" w:author="Kuehlhorn, Peggy" w:date="2024-03-21T16:10:00Z" w:initials="KP">
    <w:p w14:paraId="2CFF478D" w14:textId="43C5C2EE" w:rsidR="00A63884" w:rsidRPr="00A63884" w:rsidRDefault="00A63884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A63884">
        <w:rPr>
          <w:lang w:val="de-DE"/>
        </w:rPr>
        <w:t>Da es sich hierbei um Bewerberdaten handelt, g</w:t>
      </w:r>
      <w:r>
        <w:rPr>
          <w:lang w:val="de-DE"/>
        </w:rPr>
        <w:t>ehe ich davon aus, dass es sich auch um eine private E-Mail-Adresse handeln kann.</w:t>
      </w:r>
    </w:p>
  </w:comment>
  <w:comment w:id="275" w:author="Butenko, Alexandra" w:date="2024-03-20T20:24:00Z" w:initials="BA">
    <w:p w14:paraId="7DB685B6" w14:textId="6F64D82B" w:rsidR="00BE2112" w:rsidRDefault="00BE2112">
      <w:pPr>
        <w:pStyle w:val="Kommentartext"/>
      </w:pPr>
      <w:r>
        <w:rPr>
          <w:rStyle w:val="Kommentarzeichen"/>
        </w:rPr>
        <w:annotationRef/>
      </w:r>
      <w:r>
        <w:t xml:space="preserve">Privacy Specialist: </w:t>
      </w:r>
      <w:r w:rsidRPr="00804DC1">
        <w:t>That’s fine, staff experience refers overall PCS vs time and pay is more granular the hourly or monthly statement breakdowns</w:t>
      </w:r>
    </w:p>
  </w:comment>
  <w:comment w:id="276" w:author="Butenko, Alexandra" w:date="2024-03-20T20:28:00Z" w:initials="BA">
    <w:p w14:paraId="2918369F" w14:textId="2DE000DF" w:rsidR="00BE2112" w:rsidRDefault="00BE2112">
      <w:pPr>
        <w:pStyle w:val="Kommentartext"/>
      </w:pPr>
      <w:r>
        <w:rPr>
          <w:rStyle w:val="Kommentarzeichen"/>
        </w:rPr>
        <w:annotationRef/>
      </w:r>
      <w:r>
        <w:t xml:space="preserve">Privacy Specialist: </w:t>
      </w:r>
      <w:r w:rsidRPr="00804DC1">
        <w:t>That is the overall data element category</w:t>
      </w:r>
      <w:r>
        <w:t xml:space="preserve"> “</w:t>
      </w:r>
      <w:proofErr w:type="spellStart"/>
      <w:r>
        <w:t>biografische</w:t>
      </w:r>
      <w:proofErr w:type="spellEnd"/>
      <w:r>
        <w:t xml:space="preserve"> </w:t>
      </w:r>
      <w:proofErr w:type="spellStart"/>
      <w:r>
        <w:t>Daten</w:t>
      </w:r>
      <w:proofErr w:type="spellEnd"/>
      <w:r>
        <w:t xml:space="preserve"> und </w:t>
      </w:r>
      <w:proofErr w:type="spellStart"/>
      <w:r>
        <w:t>Fotos</w:t>
      </w:r>
      <w:proofErr w:type="spellEnd"/>
      <w:r>
        <w:t>”</w:t>
      </w:r>
    </w:p>
  </w:comment>
  <w:comment w:id="277" w:author="Butenko, Alexandra" w:date="2024-03-20T20:27:00Z" w:initials="BA">
    <w:p w14:paraId="1FBBE6D8" w14:textId="4241668B" w:rsidR="00BE2112" w:rsidRDefault="00BE2112">
      <w:pPr>
        <w:pStyle w:val="Kommentartext"/>
      </w:pPr>
      <w:r>
        <w:rPr>
          <w:rStyle w:val="Kommentarzeichen"/>
        </w:rPr>
        <w:annotationRef/>
      </w:r>
      <w:r>
        <w:t xml:space="preserve">Privacy Specialist: </w:t>
      </w:r>
      <w:r w:rsidRPr="00804DC1">
        <w:t>We got 1) persons who applied and were not successful which is this category and we have employees which used to be candidates but became employees.</w:t>
      </w:r>
    </w:p>
  </w:comment>
  <w:comment w:id="278" w:author="Butenko, Alexandra" w:date="2024-03-20T20:26:00Z" w:initials="BA">
    <w:p w14:paraId="0B7325EE" w14:textId="05A3C8DC" w:rsidR="00BE2112" w:rsidRDefault="00BE2112">
      <w:pPr>
        <w:pStyle w:val="Kommentartext"/>
      </w:pPr>
      <w:r>
        <w:rPr>
          <w:rStyle w:val="Kommentarzeichen"/>
        </w:rPr>
        <w:annotationRef/>
      </w:r>
      <w:r>
        <w:t>Privacy Specialist: T</w:t>
      </w:r>
      <w:r w:rsidRPr="00804DC1">
        <w:t xml:space="preserve">hat is fine to have it twice </w:t>
      </w:r>
      <w:r>
        <w:t xml:space="preserve">here and above </w:t>
      </w:r>
      <w:r w:rsidRPr="00804DC1">
        <w:t xml:space="preserve">– Staff experience refers to existing staff vs. </w:t>
      </w:r>
      <w:proofErr w:type="spellStart"/>
      <w:r w:rsidRPr="00804DC1">
        <w:t>prehire</w:t>
      </w:r>
      <w:proofErr w:type="spellEnd"/>
      <w:r w:rsidRPr="00804DC1">
        <w:t xml:space="preserve"> is for persons who have not yet signed the contract</w:t>
      </w:r>
    </w:p>
  </w:comment>
  <w:comment w:id="279" w:author="Kuehlhorn, Peggy" w:date="2024-03-21T16:13:00Z" w:initials="KP">
    <w:p w14:paraId="14D40C04" w14:textId="3D2F28A2" w:rsidR="00A63884" w:rsidRPr="00A63884" w:rsidRDefault="00A63884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A63884">
        <w:rPr>
          <w:lang w:val="de-DE"/>
        </w:rPr>
        <w:t xml:space="preserve">Formatierung der Bullet </w:t>
      </w:r>
      <w:proofErr w:type="spellStart"/>
      <w:r w:rsidRPr="00A63884">
        <w:rPr>
          <w:lang w:val="de-DE"/>
        </w:rPr>
        <w:t>points</w:t>
      </w:r>
      <w:proofErr w:type="spellEnd"/>
      <w:r w:rsidRPr="00A63884">
        <w:rPr>
          <w:lang w:val="de-DE"/>
        </w:rPr>
        <w:t xml:space="preserve"> unterscheidet sich von </w:t>
      </w:r>
      <w:r>
        <w:rPr>
          <w:lang w:val="de-DE"/>
        </w:rPr>
        <w:t>Kategorie darüber.</w:t>
      </w:r>
    </w:p>
  </w:comment>
  <w:comment w:id="299" w:author="Butenko, Alexandra" w:date="2024-03-20T20:29:00Z" w:initials="BA">
    <w:p w14:paraId="4E5DC9F5" w14:textId="476E635C" w:rsidR="00BE2112" w:rsidRDefault="00BE2112">
      <w:pPr>
        <w:pStyle w:val="Kommentartext"/>
      </w:pPr>
      <w:r>
        <w:rPr>
          <w:rStyle w:val="Kommentarzeichen"/>
        </w:rPr>
        <w:annotationRef/>
      </w:r>
      <w:r>
        <w:t xml:space="preserve">Privacy Specialist: </w:t>
      </w:r>
      <w:r w:rsidRPr="00804DC1">
        <w:t>This is intentionally high level and refers to the future state, which we work on right now.</w:t>
      </w:r>
    </w:p>
  </w:comment>
  <w:comment w:id="342" w:author="Kuehlhorn, Peggy" w:date="2024-03-22T09:15:00Z" w:initials="KP">
    <w:p w14:paraId="17E8CA8C" w14:textId="1B2F4ADC" w:rsidR="003C1F48" w:rsidRPr="003C1F48" w:rsidRDefault="003C1F48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3C1F48">
        <w:rPr>
          <w:lang w:val="de-DE"/>
        </w:rPr>
        <w:t>Genaue Angaben in den F</w:t>
      </w:r>
      <w:r>
        <w:rPr>
          <w:lang w:val="de-DE"/>
        </w:rPr>
        <w:t>AQ spezifizieren.</w:t>
      </w:r>
    </w:p>
  </w:comment>
  <w:comment w:id="345" w:author="Kuehlhorn, Peggy" w:date="2024-03-22T08:56:00Z" w:initials="KP">
    <w:p w14:paraId="5763B04B" w14:textId="6A1B1035" w:rsidR="009D3EA4" w:rsidRPr="009D3EA4" w:rsidRDefault="009D3EA4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9D3EA4">
        <w:rPr>
          <w:lang w:val="de-DE"/>
        </w:rPr>
        <w:t>Bitte alle personenbezogenen D</w:t>
      </w:r>
      <w:r>
        <w:rPr>
          <w:lang w:val="de-DE"/>
        </w:rPr>
        <w:t>a</w:t>
      </w:r>
      <w:r w:rsidRPr="009D3EA4">
        <w:rPr>
          <w:lang w:val="de-DE"/>
        </w:rPr>
        <w:t>ten i</w:t>
      </w:r>
      <w:r>
        <w:rPr>
          <w:lang w:val="de-DE"/>
        </w:rPr>
        <w:t xml:space="preserve">n den Screenshots </w:t>
      </w:r>
      <w:proofErr w:type="spellStart"/>
      <w:r>
        <w:rPr>
          <w:lang w:val="de-DE"/>
        </w:rPr>
        <w:t>depersonalisieren</w:t>
      </w:r>
      <w:proofErr w:type="spellEnd"/>
      <w:r>
        <w:rPr>
          <w:lang w:val="de-DE"/>
        </w:rPr>
        <w:t>.</w:t>
      </w:r>
    </w:p>
  </w:comment>
  <w:comment w:id="346" w:author="Kuehlhorn, Peggy" w:date="2024-03-21T16:27:00Z" w:initials="KP">
    <w:p w14:paraId="5427726E" w14:textId="77777777" w:rsidR="006379CA" w:rsidRDefault="006379CA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6379CA">
        <w:rPr>
          <w:lang w:val="de-DE"/>
        </w:rPr>
        <w:t>Ich empfehle, diese Dokumente hier n</w:t>
      </w:r>
      <w:r>
        <w:rPr>
          <w:lang w:val="de-DE"/>
        </w:rPr>
        <w:t xml:space="preserve">icht aufzulisten, sondern im Anhörungstext einmal herauszustellen, dass es um alle Dokumente im Rahmen eines Mitarbeiterzyklus im Anstellungsverhältnis im Unternehmen zur Aufbewahrung in der </w:t>
      </w:r>
      <w:proofErr w:type="spellStart"/>
      <w:r>
        <w:rPr>
          <w:lang w:val="de-DE"/>
        </w:rPr>
        <w:t>Peronalakte</w:t>
      </w:r>
      <w:proofErr w:type="spellEnd"/>
      <w:r>
        <w:rPr>
          <w:lang w:val="de-DE"/>
        </w:rPr>
        <w:t xml:space="preserve"> </w:t>
      </w:r>
      <w:r w:rsidR="009D3EA4">
        <w:rPr>
          <w:lang w:val="de-DE"/>
        </w:rPr>
        <w:t>handelt</w:t>
      </w:r>
      <w:r>
        <w:rPr>
          <w:lang w:val="de-DE"/>
        </w:rPr>
        <w:t>.</w:t>
      </w:r>
      <w:r w:rsidR="009D3EA4">
        <w:rPr>
          <w:lang w:val="de-DE"/>
        </w:rPr>
        <w:t xml:space="preserve"> </w:t>
      </w:r>
    </w:p>
    <w:p w14:paraId="3BA11F12" w14:textId="50C25EA3" w:rsidR="009D3EA4" w:rsidRPr="006379CA" w:rsidRDefault="009D3EA4">
      <w:pPr>
        <w:pStyle w:val="Kommentartext"/>
        <w:rPr>
          <w:lang w:val="de-DE"/>
        </w:rPr>
      </w:pPr>
      <w:r>
        <w:rPr>
          <w:lang w:val="de-DE"/>
        </w:rPr>
        <w:t>Diese Liste sollte in die FAQs.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455BD8" w15:done="0"/>
  <w15:commentEx w15:paraId="2DEFDDC4" w15:done="0"/>
  <w15:commentEx w15:paraId="68A82425" w15:done="0"/>
  <w15:commentEx w15:paraId="4A5CE794" w15:done="0"/>
  <w15:commentEx w15:paraId="125EFE28" w15:done="0"/>
  <w15:commentEx w15:paraId="3A00893D" w15:done="0"/>
  <w15:commentEx w15:paraId="06B5428B" w15:done="0"/>
  <w15:commentEx w15:paraId="7FD70D69" w15:done="0"/>
  <w15:commentEx w15:paraId="4C192D72" w15:done="0"/>
  <w15:commentEx w15:paraId="14BDF261" w15:done="0"/>
  <w15:commentEx w15:paraId="2CFF478D" w15:done="0"/>
  <w15:commentEx w15:paraId="7DB685B6" w15:done="0"/>
  <w15:commentEx w15:paraId="2918369F" w15:done="0"/>
  <w15:commentEx w15:paraId="1FBBE6D8" w15:done="0"/>
  <w15:commentEx w15:paraId="0B7325EE" w15:done="0"/>
  <w15:commentEx w15:paraId="14D40C04" w15:done="0"/>
  <w15:commentEx w15:paraId="4E5DC9F5" w15:done="0"/>
  <w15:commentEx w15:paraId="17E8CA8C" w15:done="0"/>
  <w15:commentEx w15:paraId="5763B04B" w15:done="0"/>
  <w15:commentEx w15:paraId="3BA11F1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DD24DD" w16cex:dateUtc="2023-10-20T14:10:00Z"/>
  <w16cex:commentExtensible w16cex:durableId="28DD24F3" w16cex:dateUtc="2023-10-20T14:10:00Z"/>
  <w16cex:commentExtensible w16cex:durableId="28DD2558" w16cex:dateUtc="2023-10-20T14:12:00Z"/>
  <w16cex:commentExtensible w16cex:durableId="28DD26B6" w16cex:dateUtc="2023-10-20T14:17:00Z"/>
  <w16cex:commentExtensible w16cex:durableId="28DD2783" w16cex:dateUtc="2023-10-20T14:21:00Z"/>
  <w16cex:commentExtensible w16cex:durableId="28DD2815" w16cex:dateUtc="2023-10-20T14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455BD8" w16cid:durableId="29A6BF4C"/>
  <w16cid:commentId w16cid:paraId="2DEFDDC4" w16cid:durableId="29A6C86D"/>
  <w16cid:commentId w16cid:paraId="68A82425" w16cid:durableId="29A6C8B0"/>
  <w16cid:commentId w16cid:paraId="4A5CE794" w16cid:durableId="29A7B3C1"/>
  <w16cid:commentId w16cid:paraId="125EFE28" w16cid:durableId="29A7D8DE"/>
  <w16cid:commentId w16cid:paraId="3A00893D" w16cid:durableId="29A6D1EE"/>
  <w16cid:commentId w16cid:paraId="06B5428B" w16cid:durableId="29A6D6BA"/>
  <w16cid:commentId w16cid:paraId="7FD70D69" w16cid:durableId="29A7C3A0"/>
  <w16cid:commentId w16cid:paraId="4C192D72" w16cid:durableId="29A6D9A4"/>
  <w16cid:commentId w16cid:paraId="14BDF261" w16cid:durableId="29A7C57C"/>
  <w16cid:commentId w16cid:paraId="2CFF478D" w16cid:durableId="29A6DA83"/>
  <w16cid:commentId w16cid:paraId="7DB685B6" w16cid:durableId="29A5C479"/>
  <w16cid:commentId w16cid:paraId="2918369F" w16cid:durableId="29A5C57F"/>
  <w16cid:commentId w16cid:paraId="1FBBE6D8" w16cid:durableId="29A5C546"/>
  <w16cid:commentId w16cid:paraId="0B7325EE" w16cid:durableId="29A5C4E2"/>
  <w16cid:commentId w16cid:paraId="14D40C04" w16cid:durableId="29A6DB1C"/>
  <w16cid:commentId w16cid:paraId="4E5DC9F5" w16cid:durableId="29A5C5C0"/>
  <w16cid:commentId w16cid:paraId="17E8CA8C" w16cid:durableId="29A7CAC3"/>
  <w16cid:commentId w16cid:paraId="5763B04B" w16cid:durableId="29A7C62E"/>
  <w16cid:commentId w16cid:paraId="3BA11F12" w16cid:durableId="29A6DE5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70B865" w14:textId="77777777" w:rsidR="00BE2112" w:rsidRDefault="00BE2112">
      <w:pPr>
        <w:spacing w:after="0" w:line="240" w:lineRule="auto"/>
      </w:pPr>
      <w:r>
        <w:separator/>
      </w:r>
    </w:p>
  </w:endnote>
  <w:endnote w:type="continuationSeparator" w:id="0">
    <w:p w14:paraId="57A2E0EC" w14:textId="77777777" w:rsidR="00BE2112" w:rsidRDefault="00BE2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mazon Ember Light">
    <w:panose1 w:val="020B0403020204020204"/>
    <w:charset w:val="00"/>
    <w:family w:val="swiss"/>
    <w:pitch w:val="variable"/>
    <w:sig w:usb0="A00002EF" w:usb1="5000205B" w:usb2="0000002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40CDC" w14:textId="77777777" w:rsidR="00BE2112" w:rsidRDefault="00BE2112">
      <w:pPr>
        <w:spacing w:after="0" w:line="240" w:lineRule="auto"/>
      </w:pPr>
      <w:r>
        <w:separator/>
      </w:r>
    </w:p>
  </w:footnote>
  <w:footnote w:type="continuationSeparator" w:id="0">
    <w:p w14:paraId="12AB4DBB" w14:textId="77777777" w:rsidR="00BE2112" w:rsidRDefault="00BE21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E10A46" w14:textId="2F7ADDB2" w:rsidR="00BE2112" w:rsidRPr="00180112" w:rsidRDefault="00BE2112" w:rsidP="00BE2112">
    <w:pPr>
      <w:pStyle w:val="Kopfzeile"/>
      <w:jc w:val="center"/>
      <w:rPr>
        <w:rFonts w:ascii="Amazon Ember Light" w:hAnsi="Amazon Ember Light" w:cs="Amazon Ember Light"/>
        <w:sz w:val="28"/>
        <w:lang w:val="de-DE"/>
      </w:rPr>
    </w:pPr>
    <w:r w:rsidRPr="00180112">
      <w:rPr>
        <w:rFonts w:ascii="Amazon Ember Light" w:hAnsi="Amazon Ember Light" w:cs="Amazon Ember Light"/>
        <w:sz w:val="28"/>
        <w:lang w:val="de-DE"/>
      </w:rPr>
      <w:t>Anhörung des Betriebsrates</w:t>
    </w:r>
  </w:p>
  <w:p w14:paraId="01027470" w14:textId="77777777" w:rsidR="00BE2112" w:rsidRDefault="00BE211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A7005"/>
    <w:multiLevelType w:val="hybridMultilevel"/>
    <w:tmpl w:val="F39E7D6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95A59D8"/>
    <w:multiLevelType w:val="hybridMultilevel"/>
    <w:tmpl w:val="1A28D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A771A"/>
    <w:multiLevelType w:val="hybridMultilevel"/>
    <w:tmpl w:val="B24A6586"/>
    <w:lvl w:ilvl="0" w:tplc="44AE2C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de-D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1F7F"/>
    <w:multiLevelType w:val="hybridMultilevel"/>
    <w:tmpl w:val="DBCA6126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581328FF"/>
    <w:multiLevelType w:val="multilevel"/>
    <w:tmpl w:val="D7E85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822D55"/>
    <w:multiLevelType w:val="hybridMultilevel"/>
    <w:tmpl w:val="83EA1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CE7C88"/>
    <w:multiLevelType w:val="multilevel"/>
    <w:tmpl w:val="A828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uehlhorn, Peggy">
    <w15:presenceInfo w15:providerId="AD" w15:userId="S-1-5-21-1407069837-2091007605-538272213-9650930"/>
  </w15:person>
  <w15:person w15:author="Butenko, Alexandra">
    <w15:presenceInfo w15:providerId="AD" w15:userId="S-1-5-21-1407069837-2091007605-538272213-324133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revisionView w:markup="0"/>
  <w:trackRevisions/>
  <w:documentProtection w:edit="forms" w:formatting="1" w:enforcement="0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534"/>
    <w:rsid w:val="00002CDA"/>
    <w:rsid w:val="00023256"/>
    <w:rsid w:val="0003403F"/>
    <w:rsid w:val="00041097"/>
    <w:rsid w:val="000509F5"/>
    <w:rsid w:val="000B2637"/>
    <w:rsid w:val="000B7446"/>
    <w:rsid w:val="000E63DD"/>
    <w:rsid w:val="0010614A"/>
    <w:rsid w:val="001153DF"/>
    <w:rsid w:val="001577F1"/>
    <w:rsid w:val="00160AD7"/>
    <w:rsid w:val="0016498F"/>
    <w:rsid w:val="00180112"/>
    <w:rsid w:val="001C09C9"/>
    <w:rsid w:val="001E6E33"/>
    <w:rsid w:val="00203687"/>
    <w:rsid w:val="00205899"/>
    <w:rsid w:val="00220A0C"/>
    <w:rsid w:val="002D12EA"/>
    <w:rsid w:val="0033447A"/>
    <w:rsid w:val="00342A49"/>
    <w:rsid w:val="003A50A4"/>
    <w:rsid w:val="003C1F48"/>
    <w:rsid w:val="0040703D"/>
    <w:rsid w:val="004162FE"/>
    <w:rsid w:val="004514DE"/>
    <w:rsid w:val="00454D7B"/>
    <w:rsid w:val="004648DC"/>
    <w:rsid w:val="00494340"/>
    <w:rsid w:val="004E345D"/>
    <w:rsid w:val="004E4A68"/>
    <w:rsid w:val="005445BA"/>
    <w:rsid w:val="005D359F"/>
    <w:rsid w:val="00606972"/>
    <w:rsid w:val="00612CFC"/>
    <w:rsid w:val="00616534"/>
    <w:rsid w:val="00627771"/>
    <w:rsid w:val="006379CA"/>
    <w:rsid w:val="00670817"/>
    <w:rsid w:val="006B359F"/>
    <w:rsid w:val="006E187D"/>
    <w:rsid w:val="007005FF"/>
    <w:rsid w:val="0074229C"/>
    <w:rsid w:val="0078446D"/>
    <w:rsid w:val="007E0BDD"/>
    <w:rsid w:val="00804DC1"/>
    <w:rsid w:val="00863606"/>
    <w:rsid w:val="00880575"/>
    <w:rsid w:val="008A4E50"/>
    <w:rsid w:val="008B1BCD"/>
    <w:rsid w:val="008E1B97"/>
    <w:rsid w:val="00915863"/>
    <w:rsid w:val="00940E9A"/>
    <w:rsid w:val="009B1AEF"/>
    <w:rsid w:val="009D018C"/>
    <w:rsid w:val="009D3EA4"/>
    <w:rsid w:val="009E2BDB"/>
    <w:rsid w:val="00A3481D"/>
    <w:rsid w:val="00A47D1B"/>
    <w:rsid w:val="00A514D6"/>
    <w:rsid w:val="00A537BD"/>
    <w:rsid w:val="00A63884"/>
    <w:rsid w:val="00A65603"/>
    <w:rsid w:val="00A87D42"/>
    <w:rsid w:val="00A96315"/>
    <w:rsid w:val="00AD5BC0"/>
    <w:rsid w:val="00B14451"/>
    <w:rsid w:val="00B3684C"/>
    <w:rsid w:val="00B45E35"/>
    <w:rsid w:val="00B65F63"/>
    <w:rsid w:val="00BA595A"/>
    <w:rsid w:val="00BC498E"/>
    <w:rsid w:val="00BE2112"/>
    <w:rsid w:val="00BE6BE5"/>
    <w:rsid w:val="00C07062"/>
    <w:rsid w:val="00C67D71"/>
    <w:rsid w:val="00C83818"/>
    <w:rsid w:val="00CE357F"/>
    <w:rsid w:val="00CF5B23"/>
    <w:rsid w:val="00D271C2"/>
    <w:rsid w:val="00D549BA"/>
    <w:rsid w:val="00E119E4"/>
    <w:rsid w:val="00E17310"/>
    <w:rsid w:val="00E77B06"/>
    <w:rsid w:val="00E77D81"/>
    <w:rsid w:val="00EB3ED1"/>
    <w:rsid w:val="00EE6788"/>
    <w:rsid w:val="00EE7896"/>
    <w:rsid w:val="00EF5E6E"/>
    <w:rsid w:val="00F22B42"/>
    <w:rsid w:val="00F463EF"/>
    <w:rsid w:val="00F51CA3"/>
    <w:rsid w:val="00F72620"/>
    <w:rsid w:val="00FA7AA6"/>
    <w:rsid w:val="00FD32BE"/>
    <w:rsid w:val="00FE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,"/>
  <w14:docId w14:val="01E29348"/>
  <w15:chartTrackingRefBased/>
  <w15:docId w15:val="{F444C9D1-3269-48E7-B4A2-9194A6BE0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616534"/>
  </w:style>
  <w:style w:type="paragraph" w:styleId="berschrift1">
    <w:name w:val="heading 1"/>
    <w:basedOn w:val="Standard"/>
    <w:next w:val="Standard"/>
    <w:link w:val="berschrift1Zchn"/>
    <w:uiPriority w:val="9"/>
    <w:qFormat/>
    <w:rsid w:val="00612CFC"/>
    <w:pPr>
      <w:keepNext/>
      <w:keepLines/>
      <w:spacing w:before="240" w:after="0" w:line="360" w:lineRule="auto"/>
      <w:outlineLvl w:val="0"/>
    </w:pPr>
    <w:rPr>
      <w:rFonts w:ascii="Amazon Ember Light" w:eastAsiaTheme="majorEastAsia" w:hAnsi="Amazon Ember Light" w:cs="Amazon Ember Light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12CFC"/>
    <w:rPr>
      <w:rFonts w:ascii="Amazon Ember Light" w:eastAsiaTheme="majorEastAsia" w:hAnsi="Amazon Ember Light" w:cs="Amazon Ember Light"/>
      <w:color w:val="2F5496" w:themeColor="accent1" w:themeShade="BF"/>
    </w:rPr>
  </w:style>
  <w:style w:type="table" w:styleId="Tabellenraster">
    <w:name w:val="Table Grid"/>
    <w:basedOn w:val="NormaleTabelle"/>
    <w:uiPriority w:val="39"/>
    <w:rsid w:val="006165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61653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1653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16534"/>
    <w:rPr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616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16534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16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16534"/>
    <w:rPr>
      <w:rFonts w:ascii="Segoe UI" w:hAnsi="Segoe UI" w:cs="Segoe UI"/>
      <w:sz w:val="18"/>
      <w:szCs w:val="18"/>
    </w:rPr>
  </w:style>
  <w:style w:type="paragraph" w:styleId="Listenabsatz">
    <w:name w:val="List Paragraph"/>
    <w:aliases w:val="Bullet Paragraph,FooterText,List Paragraph1,numbered,Paragraphe de liste1,列出段落,列出段落1,Bulletr List Paragraph,List Paragraph2,List Paragraph21,Parágrafo da Lista1,Párrafo de lista1,Listeafsnit1,リスト段落1,Paragraphe de liste,Bullet List,Foot"/>
    <w:basedOn w:val="Standard"/>
    <w:link w:val="ListenabsatzZchn"/>
    <w:uiPriority w:val="34"/>
    <w:qFormat/>
    <w:rsid w:val="000B2637"/>
    <w:pPr>
      <w:ind w:left="720"/>
      <w:contextualSpacing/>
    </w:p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6560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65603"/>
    <w:rPr>
      <w:b/>
      <w:bCs/>
      <w:sz w:val="20"/>
      <w:szCs w:val="20"/>
    </w:rPr>
  </w:style>
  <w:style w:type="character" w:styleId="Platzhaltertext">
    <w:name w:val="Placeholder Text"/>
    <w:basedOn w:val="Absatz-Standardschriftart"/>
    <w:uiPriority w:val="99"/>
    <w:semiHidden/>
    <w:rsid w:val="004648DC"/>
    <w:rPr>
      <w:color w:val="808080"/>
    </w:rPr>
  </w:style>
  <w:style w:type="paragraph" w:styleId="Fuzeile">
    <w:name w:val="footer"/>
    <w:basedOn w:val="Standard"/>
    <w:link w:val="FuzeileZchn"/>
    <w:uiPriority w:val="99"/>
    <w:unhideWhenUsed/>
    <w:rsid w:val="00F22B4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2B42"/>
  </w:style>
  <w:style w:type="paragraph" w:customStyle="1" w:styleId="TableParagraph">
    <w:name w:val="Table Paragraph"/>
    <w:basedOn w:val="Standard"/>
    <w:uiPriority w:val="1"/>
    <w:qFormat/>
    <w:rsid w:val="00F22B42"/>
    <w:pPr>
      <w:widowControl w:val="0"/>
      <w:autoSpaceDE w:val="0"/>
      <w:autoSpaceDN w:val="0"/>
      <w:spacing w:after="0" w:line="256" w:lineRule="exact"/>
      <w:ind w:left="107"/>
    </w:pPr>
    <w:rPr>
      <w:rFonts w:ascii="Amazon Ember Light" w:eastAsia="Amazon Ember Light" w:hAnsi="Amazon Ember Light" w:cs="Amazon Ember Light"/>
      <w:lang w:val="de-DE"/>
    </w:rPr>
  </w:style>
  <w:style w:type="table" w:customStyle="1" w:styleId="TableGrid1">
    <w:name w:val="Table Grid1"/>
    <w:basedOn w:val="NormaleTabelle"/>
    <w:next w:val="Tabellenraster"/>
    <w:uiPriority w:val="39"/>
    <w:rsid w:val="00F22B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NormaleTabelle"/>
    <w:next w:val="Tabellenraster"/>
    <w:uiPriority w:val="39"/>
    <w:rsid w:val="00F22B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NormaleTabelle"/>
    <w:next w:val="Tabellenraster"/>
    <w:uiPriority w:val="39"/>
    <w:rsid w:val="00940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enabsatzZchn">
    <w:name w:val="Listenabsatz Zchn"/>
    <w:aliases w:val="Bullet Paragraph Zchn,FooterText Zchn,List Paragraph1 Zchn,numbered Zchn,Paragraphe de liste1 Zchn,列出段落 Zchn,列出段落1 Zchn,Bulletr List Paragraph Zchn,List Paragraph2 Zchn,List Paragraph21 Zchn,Parágrafo da Lista1 Zchn,Listeafsnit1 Zchn"/>
    <w:link w:val="Listenabsatz"/>
    <w:uiPriority w:val="34"/>
    <w:locked/>
    <w:rsid w:val="00F72620"/>
  </w:style>
  <w:style w:type="character" w:styleId="Fett">
    <w:name w:val="Strong"/>
    <w:basedOn w:val="Absatz-Standardschriftart"/>
    <w:uiPriority w:val="22"/>
    <w:qFormat/>
    <w:rsid w:val="00F72620"/>
    <w:rPr>
      <w:b/>
      <w:bCs/>
    </w:rPr>
  </w:style>
  <w:style w:type="character" w:styleId="Hyperlink">
    <w:name w:val="Hyperlink"/>
    <w:basedOn w:val="Absatz-Standardschriftart"/>
    <w:uiPriority w:val="99"/>
    <w:unhideWhenUsed/>
    <w:rsid w:val="006E187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E18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5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amazon.com/docume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18/08/relationships/commentsExtensible" Target="commentsExtensible.xml"/><Relationship Id="rId10" Type="http://schemas.microsoft.com/office/2016/09/relationships/commentsIds" Target="commentsId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9E10A-FD20-46B9-BF8A-763D0D504B0A}"/>
      </w:docPartPr>
      <w:docPartBody>
        <w:p w:rsidR="00743648" w:rsidRDefault="00756090">
          <w:r w:rsidRPr="00671C10">
            <w:rPr>
              <w:rStyle w:val="Platzhaltertext"/>
            </w:rPr>
            <w:t>Click or tap here to enter text.</w:t>
          </w:r>
        </w:p>
      </w:docPartBody>
    </w:docPart>
    <w:docPart>
      <w:docPartPr>
        <w:name w:val="BD5FE753ECE84A4EBD9CBCC855F21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AF117-D124-44F9-8F07-4140A3412367}"/>
      </w:docPartPr>
      <w:docPartBody>
        <w:p w:rsidR="00A42B24" w:rsidRDefault="00743648" w:rsidP="00743648">
          <w:pPr>
            <w:pStyle w:val="BD5FE753ECE84A4EBD9CBCC855F21336"/>
          </w:pPr>
          <w:r w:rsidRPr="00671C10">
            <w:rPr>
              <w:rStyle w:val="Platzhaltertext"/>
            </w:rPr>
            <w:t>Click or tap here to enter text.</w:t>
          </w:r>
        </w:p>
      </w:docPartBody>
    </w:docPart>
    <w:docPart>
      <w:docPartPr>
        <w:name w:val="334161C0C71A47918C8B0A4CEF8731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F71E84-60A7-4A04-A059-3E443993FD50}"/>
      </w:docPartPr>
      <w:docPartBody>
        <w:p w:rsidR="00A42B24" w:rsidRDefault="00743648" w:rsidP="00743648">
          <w:pPr>
            <w:pStyle w:val="334161C0C71A47918C8B0A4CEF87312B"/>
          </w:pPr>
          <w:r w:rsidRPr="00671C10">
            <w:rPr>
              <w:rStyle w:val="Platzhaltertext"/>
            </w:rPr>
            <w:t>Click or tap to enter a date.</w:t>
          </w:r>
        </w:p>
      </w:docPartBody>
    </w:docPart>
    <w:docPart>
      <w:docPartPr>
        <w:name w:val="2420998626C14289BCEE8B76B59B2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5C3D1-4916-48DF-970A-DE67E7841E8D}"/>
      </w:docPartPr>
      <w:docPartBody>
        <w:p w:rsidR="00A42B24" w:rsidRDefault="00743648" w:rsidP="00743648">
          <w:pPr>
            <w:pStyle w:val="2420998626C14289BCEE8B76B59B275B"/>
          </w:pPr>
          <w:r w:rsidRPr="00671C10">
            <w:rPr>
              <w:rStyle w:val="Platzhalt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mazon Ember Light">
    <w:panose1 w:val="020B0403020204020204"/>
    <w:charset w:val="00"/>
    <w:family w:val="swiss"/>
    <w:pitch w:val="variable"/>
    <w:sig w:usb0="A00002EF" w:usb1="5000205B" w:usb2="0000002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090"/>
    <w:rsid w:val="00016DF2"/>
    <w:rsid w:val="00077126"/>
    <w:rsid w:val="0028350A"/>
    <w:rsid w:val="005F4ACC"/>
    <w:rsid w:val="00653739"/>
    <w:rsid w:val="00743648"/>
    <w:rsid w:val="00756090"/>
    <w:rsid w:val="00892E21"/>
    <w:rsid w:val="009B53F4"/>
    <w:rsid w:val="00A42B24"/>
    <w:rsid w:val="00A6041F"/>
    <w:rsid w:val="00C3425F"/>
    <w:rsid w:val="00D43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28350A"/>
    <w:rPr>
      <w:color w:val="808080"/>
    </w:rPr>
  </w:style>
  <w:style w:type="paragraph" w:customStyle="1" w:styleId="BD5FE753ECE84A4EBD9CBCC855F21336">
    <w:name w:val="BD5FE753ECE84A4EBD9CBCC855F21336"/>
    <w:rsid w:val="00743648"/>
  </w:style>
  <w:style w:type="paragraph" w:customStyle="1" w:styleId="334161C0C71A47918C8B0A4CEF87312B">
    <w:name w:val="334161C0C71A47918C8B0A4CEF87312B"/>
    <w:rsid w:val="00743648"/>
  </w:style>
  <w:style w:type="paragraph" w:customStyle="1" w:styleId="2420998626C14289BCEE8B76B59B275B">
    <w:name w:val="2420998626C14289BCEE8B76B59B275B"/>
    <w:rsid w:val="00743648"/>
  </w:style>
  <w:style w:type="paragraph" w:customStyle="1" w:styleId="6B54CF77E80648729C37791E09085761">
    <w:name w:val="6B54CF77E80648729C37791E09085761"/>
    <w:rsid w:val="0028350A"/>
  </w:style>
  <w:style w:type="paragraph" w:customStyle="1" w:styleId="E0ABA6CD6F304C568C3F833623DEA40A">
    <w:name w:val="E0ABA6CD6F304C568C3F833623DEA40A"/>
    <w:rsid w:val="0028350A"/>
  </w:style>
  <w:style w:type="paragraph" w:customStyle="1" w:styleId="D70065E274CD43B59D2FAC423CA9F905">
    <w:name w:val="D70065E274CD43B59D2FAC423CA9F905"/>
    <w:rsid w:val="0028350A"/>
  </w:style>
  <w:style w:type="paragraph" w:customStyle="1" w:styleId="08624F9AC35A4136B046119B2B831091">
    <w:name w:val="08624F9AC35A4136B046119B2B831091"/>
    <w:rsid w:val="002835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DEC5E-AF70-4089-A7CC-38F2CA4C8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3225</Words>
  <Characters>20324</Characters>
  <Application>Microsoft Office Word</Application>
  <DocSecurity>0</DocSecurity>
  <Lines>169</Lines>
  <Paragraphs>47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Amazon</Company>
  <LinksUpToDate>false</LinksUpToDate>
  <CharactersWithSpaces>23502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Gauthier, Renee</dc:creator>
  <cp:keywords/>
  <dc:description/>
  <cp:lastModifiedBy>Kuehlhorn, Peggy</cp:lastModifiedBy>
  <cp:revision>12</cp:revision>
  <cp:lastPrinted>2023-10-02T18:52:00Z</cp:lastPrinted>
  <dcterms:created xsi:type="dcterms:W3CDTF">2024-03-21T08:17:00Z</dcterms:created>
  <dcterms:modified xsi:type="dcterms:W3CDTF">2024-03-22T09:17:00Z</dcterms:modified>
</cp:coreProperties>
</file>